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24B10" w:rsidR="007F4714" w:rsidP="633E38EB" w:rsidRDefault="4A1A0F95" w14:paraId="6A78A6AC" w14:textId="3DFEF8C3">
      <w:pPr>
        <w:pBdr>
          <w:top w:val="single" w:color="943634" w:themeColor="accent2" w:themeShade="BF" w:sz="24" w:space="1"/>
        </w:pBdr>
        <w:spacing w:before="0"/>
        <w:rPr>
          <w:b/>
          <w:bCs/>
          <w:noProof/>
          <w:sz w:val="72"/>
          <w:szCs w:val="72"/>
        </w:rPr>
      </w:pPr>
      <w:bookmarkStart w:name="OLE_LINK2" w:id="0"/>
      <w:bookmarkStart w:name="OLE_LINK8" w:id="1"/>
      <w:r w:rsidRPr="633E38EB">
        <w:rPr>
          <w:b/>
          <w:bCs/>
          <w:noProof/>
          <w:sz w:val="72"/>
          <w:szCs w:val="72"/>
        </w:rPr>
        <w:t xml:space="preserve">     Asbury </w:t>
      </w:r>
      <w:r w:rsidRPr="633E38EB" w:rsidR="00D3616C">
        <w:rPr>
          <w:b/>
          <w:bCs/>
          <w:noProof/>
          <w:sz w:val="72"/>
          <w:szCs w:val="72"/>
        </w:rPr>
        <w:t>NHPPD</w:t>
      </w:r>
      <w:r w:rsidRPr="633E38EB" w:rsidR="007F4714">
        <w:rPr>
          <w:b/>
          <w:bCs/>
          <w:noProof/>
          <w:sz w:val="72"/>
          <w:szCs w:val="72"/>
        </w:rPr>
        <w:t>- PCC</w:t>
      </w:r>
    </w:p>
    <w:p w:rsidRPr="00F303A2" w:rsidR="00B313F9" w:rsidP="00B313F9" w:rsidRDefault="00B313F9" w14:paraId="58BC7298" w14:textId="77777777">
      <w:pPr>
        <w:pBdr>
          <w:bottom w:val="single" w:color="943634" w:themeColor="accent2" w:themeShade="BF" w:sz="24" w:space="0"/>
        </w:pBdr>
        <w:tabs>
          <w:tab w:val="center" w:pos="4644"/>
          <w:tab w:val="right" w:pos="9288"/>
        </w:tabs>
        <w:spacing w:after="120"/>
        <w:jc w:val="center"/>
        <w:rPr>
          <w:noProof/>
          <w:sz w:val="16"/>
          <w:szCs w:val="16"/>
        </w:rPr>
      </w:pPr>
    </w:p>
    <w:p w:rsidR="00B313F9" w:rsidP="00B313F9" w:rsidRDefault="00B313F9" w14:paraId="50851BD7" w14:textId="77777777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:rsidR="00B313F9" w:rsidP="00B313F9" w:rsidRDefault="00B313F9" w14:paraId="02C5A25B" w14:textId="77777777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:rsidR="00B313F9" w:rsidP="00B313F9" w:rsidRDefault="00B313F9" w14:paraId="05B81B18" w14:textId="77777777">
      <w:pPr>
        <w:tabs>
          <w:tab w:val="left" w:pos="3861"/>
        </w:tabs>
        <w:jc w:val="right"/>
        <w:rPr>
          <w:noProof/>
          <w:highlight w:val="yellow"/>
        </w:rPr>
      </w:pPr>
    </w:p>
    <w:tbl>
      <w:tblPr>
        <w:tblStyle w:val="TableGrid"/>
        <w:tblW w:w="7056" w:type="dxa"/>
        <w:tblInd w:w="644" w:type="dxa"/>
        <w:tblLook w:val="04A0" w:firstRow="1" w:lastRow="0" w:firstColumn="1" w:lastColumn="0" w:noHBand="0" w:noVBand="1"/>
      </w:tblPr>
      <w:tblGrid>
        <w:gridCol w:w="1987"/>
        <w:gridCol w:w="5069"/>
      </w:tblGrid>
      <w:tr w:rsidRPr="001340ED" w:rsidR="00B313F9" w:rsidTr="47D5C4A5" w14:paraId="6C8DF087" w14:textId="77777777">
        <w:tc>
          <w:tcPr>
            <w:tcW w:w="1987" w:type="dxa"/>
            <w:vAlign w:val="center"/>
          </w:tcPr>
          <w:p w:rsidRPr="001340ED" w:rsidR="00B313F9" w:rsidRDefault="00B313F9" w14:paraId="02F42277" w14:textId="77777777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1340ED">
              <w:rPr>
                <w:b/>
                <w:noProof/>
                <w:color w:val="7F7F7F" w:themeColor="text1" w:themeTint="80"/>
                <w:sz w:val="18"/>
                <w:szCs w:val="18"/>
              </w:rPr>
              <w:t>Presented to:</w:t>
            </w:r>
          </w:p>
        </w:tc>
        <w:tc>
          <w:tcPr>
            <w:tcW w:w="5069" w:type="dxa"/>
            <w:vAlign w:val="center"/>
          </w:tcPr>
          <w:p w:rsidRPr="001340ED" w:rsidR="00B313F9" w:rsidRDefault="00B313F9" w14:paraId="6ADAF24A" w14:textId="77777777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>
              <w:rPr>
                <w:noProof/>
                <w:color w:val="7F7F7F" w:themeColor="text1" w:themeTint="80"/>
                <w:sz w:val="18"/>
                <w:szCs w:val="18"/>
              </w:rPr>
              <w:t>ThriveWell Tech / Jon Morrison, Jason Hershey</w:t>
            </w:r>
          </w:p>
        </w:tc>
      </w:tr>
      <w:tr w:rsidR="00B313F9" w:rsidTr="47D5C4A5" w14:paraId="26C77A6A" w14:textId="77777777">
        <w:tc>
          <w:tcPr>
            <w:tcW w:w="1987" w:type="dxa"/>
            <w:vAlign w:val="center"/>
          </w:tcPr>
          <w:p w:rsidRPr="001340ED" w:rsidR="00B313F9" w:rsidRDefault="00B313F9" w14:paraId="1C514E53" w14:textId="77777777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1340ED">
              <w:rPr>
                <w:b/>
                <w:noProof/>
                <w:color w:val="7F7F7F" w:themeColor="text1" w:themeTint="80"/>
                <w:sz w:val="18"/>
                <w:szCs w:val="18"/>
              </w:rPr>
              <w:t>Version Number:</w:t>
            </w:r>
          </w:p>
        </w:tc>
        <w:tc>
          <w:tcPr>
            <w:tcW w:w="5069" w:type="dxa"/>
            <w:vAlign w:val="center"/>
          </w:tcPr>
          <w:p w:rsidRPr="001340ED" w:rsidR="00B313F9" w:rsidRDefault="2B5A6965" w14:paraId="7636938D" w14:textId="0E212663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 w:rsidRPr="56EC931B">
              <w:rPr>
                <w:noProof/>
                <w:color w:val="7F7F7F" w:themeColor="text1" w:themeTint="80"/>
                <w:sz w:val="18"/>
                <w:szCs w:val="18"/>
              </w:rPr>
              <w:t>Draft V</w:t>
            </w:r>
            <w:r w:rsidR="0015243D">
              <w:rPr>
                <w:noProof/>
                <w:color w:val="7F7F7F" w:themeColor="text1" w:themeTint="80"/>
                <w:sz w:val="18"/>
                <w:szCs w:val="18"/>
              </w:rPr>
              <w:t>3</w:t>
            </w:r>
          </w:p>
        </w:tc>
      </w:tr>
      <w:tr w:rsidR="00B313F9" w:rsidTr="47D5C4A5" w14:paraId="1FC077D0" w14:textId="77777777">
        <w:tc>
          <w:tcPr>
            <w:tcW w:w="1987" w:type="dxa"/>
            <w:vAlign w:val="center"/>
          </w:tcPr>
          <w:p w:rsidRPr="0097019E" w:rsidR="00B313F9" w:rsidRDefault="00B313F9" w14:paraId="4DB00774" w14:textId="77777777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97019E">
              <w:rPr>
                <w:b/>
                <w:noProof/>
                <w:color w:val="7F7F7F" w:themeColor="text1" w:themeTint="80"/>
                <w:sz w:val="18"/>
                <w:szCs w:val="18"/>
              </w:rPr>
              <w:t>Revised Date:</w:t>
            </w:r>
          </w:p>
        </w:tc>
        <w:tc>
          <w:tcPr>
            <w:tcW w:w="5069" w:type="dxa"/>
            <w:vAlign w:val="center"/>
          </w:tcPr>
          <w:p w:rsidRPr="001340ED" w:rsidR="00B313F9" w:rsidP="47D5C4A5" w:rsidRDefault="00566243" w14:paraId="751AC9E6" w14:textId="68A489B6">
            <w:pPr>
              <w:spacing w:before="40" w:after="40"/>
              <w:jc w:val="left"/>
              <w:rPr>
                <w:noProof/>
                <w:color w:val="000000" w:themeColor="text1"/>
                <w:sz w:val="18"/>
                <w:szCs w:val="18"/>
              </w:rPr>
            </w:pPr>
            <w:r>
              <w:rPr>
                <w:noProof/>
                <w:color w:val="808080" w:themeColor="background1" w:themeShade="80"/>
                <w:sz w:val="18"/>
                <w:szCs w:val="18"/>
              </w:rPr>
              <w:t>22</w:t>
            </w:r>
            <w:r w:rsidRPr="004400B0" w:rsidR="2457A928">
              <w:rPr>
                <w:noProof/>
                <w:color w:val="808080" w:themeColor="background1" w:themeShade="80"/>
                <w:sz w:val="18"/>
                <w:szCs w:val="18"/>
              </w:rPr>
              <w:t>-0</w:t>
            </w:r>
            <w:r w:rsidRPr="004400B0" w:rsidR="7556F047">
              <w:rPr>
                <w:noProof/>
                <w:color w:val="808080" w:themeColor="background1" w:themeShade="80"/>
                <w:sz w:val="18"/>
                <w:szCs w:val="18"/>
              </w:rPr>
              <w:t>7-</w:t>
            </w:r>
            <w:r w:rsidRPr="004400B0" w:rsidR="2457A928">
              <w:rPr>
                <w:noProof/>
                <w:color w:val="808080" w:themeColor="background1" w:themeShade="80"/>
                <w:sz w:val="18"/>
                <w:szCs w:val="18"/>
              </w:rPr>
              <w:t>2025</w:t>
            </w:r>
          </w:p>
        </w:tc>
      </w:tr>
    </w:tbl>
    <w:p w:rsidRPr="00F303A2" w:rsidR="00B313F9" w:rsidP="00B313F9" w:rsidRDefault="00B313F9" w14:paraId="5239928D" w14:textId="77777777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:rsidRPr="00B313F9" w:rsidR="00363B95" w:rsidP="00B313F9" w:rsidRDefault="00186115" w14:paraId="620C9E05" w14:textId="7E57BDFC">
      <w:pPr>
        <w:spacing w:before="0"/>
        <w:jc w:val="center"/>
        <w:rPr>
          <w:b/>
          <w:bCs/>
          <w:noProof/>
          <w:sz w:val="32"/>
          <w:szCs w:val="32"/>
        </w:rPr>
      </w:pPr>
      <w:r>
        <w:rPr>
          <w:noProof/>
          <w:sz w:val="24"/>
          <w:szCs w:val="24"/>
        </w:rPr>
        <w:br w:type="page"/>
      </w:r>
      <w:bookmarkEnd w:id="0"/>
      <w:bookmarkEnd w:id="1"/>
      <w:r w:rsidRPr="00B313F9" w:rsidR="00D3075A">
        <w:rPr>
          <w:b/>
          <w:bCs/>
          <w:color w:val="943634" w:themeColor="accent2" w:themeShade="BF"/>
          <w:sz w:val="32"/>
          <w:szCs w:val="32"/>
        </w:rPr>
        <w:t>Table of Contents</w:t>
      </w:r>
    </w:p>
    <w:p w:rsidR="00301276" w:rsidRDefault="00A953D7" w14:paraId="295D85CC" w14:textId="2F26B0E8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193915975">
        <w:r w:rsidRPr="004430E0" w:rsidR="00301276">
          <w:rPr>
            <w:rStyle w:val="Hyperlink"/>
            <w:noProof/>
          </w:rPr>
          <w:t>1 Overview</w:t>
        </w:r>
        <w:r w:rsidR="00301276">
          <w:rPr>
            <w:noProof/>
            <w:webHidden/>
          </w:rPr>
          <w:tab/>
        </w:r>
        <w:r w:rsidR="00301276">
          <w:rPr>
            <w:noProof/>
            <w:webHidden/>
          </w:rPr>
          <w:fldChar w:fldCharType="begin"/>
        </w:r>
        <w:r w:rsidR="00301276">
          <w:rPr>
            <w:noProof/>
            <w:webHidden/>
          </w:rPr>
          <w:instrText xml:space="preserve"> PAGEREF _Toc193915975 \h </w:instrText>
        </w:r>
        <w:r w:rsidR="00301276">
          <w:rPr>
            <w:noProof/>
            <w:webHidden/>
          </w:rPr>
        </w:r>
        <w:r w:rsidR="00301276">
          <w:rPr>
            <w:noProof/>
            <w:webHidden/>
          </w:rPr>
          <w:fldChar w:fldCharType="separate"/>
        </w:r>
        <w:r w:rsidR="00301276">
          <w:rPr>
            <w:noProof/>
            <w:webHidden/>
          </w:rPr>
          <w:t>3</w:t>
        </w:r>
        <w:r w:rsidR="00301276">
          <w:rPr>
            <w:noProof/>
            <w:webHidden/>
          </w:rPr>
          <w:fldChar w:fldCharType="end"/>
        </w:r>
      </w:hyperlink>
    </w:p>
    <w:p w:rsidR="00301276" w:rsidRDefault="00301276" w14:paraId="03E29F95" w14:textId="09EEC53D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6">
        <w:r w:rsidRPr="004430E0">
          <w:rPr>
            <w:rStyle w:val="Hyperlink"/>
            <w:noProof/>
          </w:rPr>
          <w:t>1.1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810BAA6" w14:textId="50F4CAB9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7">
        <w:r w:rsidRPr="004430E0">
          <w:rPr>
            <w:rStyle w:val="Hyperlink"/>
            <w:noProof/>
          </w:rPr>
          <w:t>1.2 Asbury Communities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4D52987" w14:textId="49C7FCA1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8">
        <w:r w:rsidRPr="004430E0">
          <w:rPr>
            <w:rStyle w:val="Hyperlink"/>
            <w:noProof/>
          </w:rPr>
          <w:t>2 Project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0A6F4DD" w14:textId="7FA32EE4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9">
        <w:r w:rsidRPr="004430E0">
          <w:rPr>
            <w:rStyle w:val="Hyperlink"/>
            <w:noProof/>
          </w:rPr>
          <w:t>3  Data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400C8D70" w14:textId="1232C5EC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0">
        <w:r w:rsidRPr="004430E0">
          <w:rPr>
            <w:rStyle w:val="Hyperlink"/>
            <w:noProof/>
          </w:rPr>
          <w:t>4 ETL Process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C9AE2A5" w14:textId="2D906ED6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1">
        <w:r w:rsidRPr="004430E0">
          <w:rPr>
            <w:rStyle w:val="Hyperlink"/>
            <w:noProof/>
          </w:rPr>
          <w:t>4.1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CF5AF6E" w14:textId="3FD1D49F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2">
        <w:r w:rsidRPr="004430E0">
          <w:rPr>
            <w:rStyle w:val="Hyperlink"/>
            <w:noProof/>
          </w:rPr>
          <w:t>4.2 Trasformation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857E07C" w14:textId="3BC6EF94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3">
        <w:r w:rsidRPr="004430E0">
          <w:rPr>
            <w:rStyle w:val="Hyperlink"/>
            <w:noProof/>
          </w:rPr>
          <w:t xml:space="preserve">4.3 </w:t>
        </w:r>
        <w:r w:rsidRPr="004430E0">
          <w:rPr>
            <w:rStyle w:val="Hyperlink"/>
            <w:bCs/>
            <w:noProof/>
          </w:rPr>
          <w:t>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7E4BC07F" w14:textId="3FB62C6D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4">
        <w:r w:rsidRPr="004430E0">
          <w:rPr>
            <w:rStyle w:val="Hyperlink"/>
            <w:noProof/>
          </w:rPr>
          <w:t>5  Data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B24C4F8" w14:textId="44DA8B0E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5">
        <w:r w:rsidRPr="004430E0">
          <w:rPr>
            <w:rStyle w:val="Hyperlink"/>
            <w:noProof/>
          </w:rPr>
          <w:t>6 Workflow and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0CA52940" w14:textId="66936C28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6">
        <w:r w:rsidRPr="004430E0">
          <w:rPr>
            <w:rStyle w:val="Hyperlink"/>
            <w:noProof/>
          </w:rPr>
          <w:t>7 Error Handling and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72C36D8" w14:textId="13919972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7">
        <w:r w:rsidRPr="004430E0">
          <w:rPr>
            <w:rStyle w:val="Hyperlink"/>
            <w:noProof/>
          </w:rPr>
          <w:t>8 Testing and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640D7F5" w14:textId="450E82B3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8">
        <w:r w:rsidRPr="004430E0">
          <w:rPr>
            <w:rStyle w:val="Hyperlink"/>
            <w:noProof/>
          </w:rPr>
          <w:t>9 Documentation and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70A9A386" w14:textId="152ED31E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9">
        <w:r w:rsidRPr="004430E0">
          <w:rPr>
            <w:rStyle w:val="Hyperlink"/>
            <w:noProof/>
          </w:rPr>
          <w:t>10 Maintenance and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6F33D7F" w14:textId="64974FE5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0">
        <w:r w:rsidRPr="004430E0">
          <w:rPr>
            <w:rStyle w:val="Hyperlink"/>
            <w:noProof/>
          </w:rPr>
          <w:t>11 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C8B07AE" w14:textId="753CF551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1">
        <w:r w:rsidRPr="004430E0">
          <w:rPr>
            <w:rStyle w:val="Hyperlink"/>
            <w:noProof/>
          </w:rPr>
          <w:t>12 Technical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6CB2702E" w14:textId="68221BC1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2">
        <w:r w:rsidRPr="004430E0">
          <w:rPr>
            <w:rStyle w:val="Hyperlink"/>
            <w:noProof/>
          </w:rPr>
          <w:t>13 Qlik Reporting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48689FA" w14:textId="26F2861F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3">
        <w:r w:rsidRPr="004430E0">
          <w:rPr>
            <w:rStyle w:val="Hyperlink"/>
            <w:noProof/>
          </w:rPr>
          <w:t>14 UAT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0867F9A4" w14:textId="65F21B84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4">
        <w:r w:rsidRPr="004430E0">
          <w:rPr>
            <w:rStyle w:val="Hyperlink"/>
            <w:noProof/>
          </w:rPr>
          <w:t>15 Changes from MyUnity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7E0B670" w14:textId="03CB2E66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5">
        <w:r w:rsidRPr="004430E0">
          <w:rPr>
            <w:rStyle w:val="Hyperlink"/>
            <w:noProof/>
          </w:rPr>
          <w:t>Version 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Pr="00F303A2" w:rsidR="00363B95" w:rsidP="009926AF" w:rsidRDefault="00A953D7" w14:paraId="620C9E3A" w14:textId="22C3A076">
      <w:pPr>
        <w:pStyle w:val="WZTOC1"/>
        <w:spacing w:before="0"/>
        <w:sectPr w:rsidRPr="00F303A2" w:rsidR="00363B95" w:rsidSect="0025503E">
          <w:headerReference w:type="even" r:id="rId12"/>
          <w:headerReference w:type="default" r:id="rId13"/>
          <w:headerReference w:type="first" r:id="rId14"/>
          <w:pgSz w:w="12240" w:h="15840" w:orient="portrait" w:code="1"/>
          <w:pgMar w:top="1872" w:right="1008" w:bottom="1440" w:left="1944" w:header="576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lowerRoman" w:start="1"/>
          <w:cols w:space="720"/>
          <w:docGrid w:linePitch="272"/>
        </w:sectPr>
      </w:pPr>
      <w:r>
        <w:fldChar w:fldCharType="end"/>
      </w:r>
    </w:p>
    <w:p w:rsidRPr="006A4EEB" w:rsidR="006250F2" w:rsidP="685DE177" w:rsidRDefault="004B75B0" w14:paraId="620C9E3B" w14:textId="7636EE6F">
      <w:pPr>
        <w:pStyle w:val="Heading1"/>
        <w:spacing w:before="0"/>
        <w:rPr>
          <w:rFonts w:ascii="Arial" w:hAnsi="Arial" w:eastAsia="Arial"/>
        </w:rPr>
      </w:pPr>
      <w:bookmarkStart w:name="_Toc193915975" w:id="2"/>
      <w:r w:rsidRPr="685DE177">
        <w:rPr>
          <w:rFonts w:ascii="Arial" w:hAnsi="Arial" w:eastAsia="Arial"/>
        </w:rPr>
        <w:t>1</w:t>
      </w:r>
      <w:r w:rsidRPr="685DE177" w:rsidR="00FE1390">
        <w:rPr>
          <w:rFonts w:ascii="Arial" w:hAnsi="Arial" w:eastAsia="Arial"/>
        </w:rPr>
        <w:t xml:space="preserve"> </w:t>
      </w:r>
      <w:r w:rsidRPr="685DE177" w:rsidR="00472498">
        <w:rPr>
          <w:rFonts w:ascii="Arial" w:hAnsi="Arial" w:eastAsia="Arial"/>
        </w:rPr>
        <w:t>Overview</w:t>
      </w:r>
      <w:bookmarkEnd w:id="2"/>
    </w:p>
    <w:p w:rsidR="003D4FDE" w:rsidP="685DE177" w:rsidRDefault="00D3616C" w14:paraId="3A343A27" w14:textId="42EB3AD8">
      <w:pPr>
        <w:pStyle w:val="Heading2"/>
        <w:rPr>
          <w:rFonts w:ascii="Arial" w:hAnsi="Arial" w:eastAsia="Arial"/>
          <w:b w:val="0"/>
          <w:noProof w:val="0"/>
          <w:sz w:val="20"/>
        </w:rPr>
      </w:pPr>
      <w:bookmarkStart w:name="_1.1_Service_Summary" w:id="3"/>
      <w:bookmarkStart w:name="_Toc193915976" w:id="4"/>
      <w:bookmarkEnd w:id="3"/>
      <w:r w:rsidRPr="685DE177">
        <w:rPr>
          <w:rFonts w:ascii="Arial" w:hAnsi="Arial" w:eastAsia="Arial"/>
          <w:b w:val="0"/>
          <w:noProof w:val="0"/>
          <w:sz w:val="20"/>
        </w:rPr>
        <w:t xml:space="preserve">NHPPD (Nursing Hours Per Patient Day) is a staffing metric used in </w:t>
      </w:r>
      <w:r w:rsidRPr="685DE177" w:rsidR="7B0E7F28">
        <w:rPr>
          <w:rFonts w:ascii="Arial" w:hAnsi="Arial" w:eastAsia="Arial"/>
          <w:b w:val="0"/>
          <w:noProof w:val="0"/>
          <w:sz w:val="20"/>
        </w:rPr>
        <w:t>H</w:t>
      </w:r>
      <w:r w:rsidRPr="685DE177">
        <w:rPr>
          <w:rFonts w:ascii="Arial" w:hAnsi="Arial" w:eastAsia="Arial"/>
          <w:b w:val="0"/>
          <w:noProof w:val="0"/>
          <w:sz w:val="20"/>
        </w:rPr>
        <w:t>ealth</w:t>
      </w:r>
      <w:r w:rsidRPr="685DE177" w:rsidR="7705443A">
        <w:rPr>
          <w:rFonts w:ascii="Arial" w:hAnsi="Arial" w:eastAsia="Arial"/>
          <w:b w:val="0"/>
          <w:noProof w:val="0"/>
          <w:sz w:val="20"/>
        </w:rPr>
        <w:t xml:space="preserve"> C</w:t>
      </w:r>
      <w:r w:rsidRPr="685DE177">
        <w:rPr>
          <w:rFonts w:ascii="Arial" w:hAnsi="Arial" w:eastAsia="Arial"/>
          <w:b w:val="0"/>
          <w:noProof w:val="0"/>
          <w:sz w:val="20"/>
        </w:rPr>
        <w:t xml:space="preserve">are to measure the number of direct nursing care hours provided to each patient within a 24-hour period. It helps </w:t>
      </w:r>
      <w:r w:rsidRPr="685DE177" w:rsidR="5EBE3685">
        <w:rPr>
          <w:rFonts w:ascii="Arial" w:hAnsi="Arial" w:eastAsia="Arial"/>
          <w:b w:val="0"/>
          <w:noProof w:val="0"/>
          <w:sz w:val="20"/>
        </w:rPr>
        <w:t>H</w:t>
      </w:r>
      <w:r w:rsidRPr="685DE177">
        <w:rPr>
          <w:rFonts w:ascii="Arial" w:hAnsi="Arial" w:eastAsia="Arial"/>
          <w:b w:val="0"/>
          <w:noProof w:val="0"/>
          <w:sz w:val="20"/>
        </w:rPr>
        <w:t xml:space="preserve">ospitals and </w:t>
      </w:r>
      <w:r w:rsidRPr="685DE177" w:rsidR="23C01D70">
        <w:rPr>
          <w:rFonts w:ascii="Arial" w:hAnsi="Arial" w:eastAsia="Arial"/>
          <w:b w:val="0"/>
          <w:noProof w:val="0"/>
          <w:sz w:val="20"/>
        </w:rPr>
        <w:t>H</w:t>
      </w:r>
      <w:r w:rsidRPr="685DE177">
        <w:rPr>
          <w:rFonts w:ascii="Arial" w:hAnsi="Arial" w:eastAsia="Arial"/>
          <w:b w:val="0"/>
          <w:noProof w:val="0"/>
          <w:sz w:val="20"/>
        </w:rPr>
        <w:t>ealth</w:t>
      </w:r>
      <w:r w:rsidRPr="685DE177" w:rsidR="14BA22D4">
        <w:rPr>
          <w:rFonts w:ascii="Arial" w:hAnsi="Arial" w:eastAsia="Arial"/>
          <w:b w:val="0"/>
          <w:noProof w:val="0"/>
          <w:sz w:val="20"/>
        </w:rPr>
        <w:t xml:space="preserve"> C</w:t>
      </w:r>
      <w:r w:rsidRPr="685DE177">
        <w:rPr>
          <w:rFonts w:ascii="Arial" w:hAnsi="Arial" w:eastAsia="Arial"/>
          <w:b w:val="0"/>
          <w:noProof w:val="0"/>
          <w:sz w:val="20"/>
        </w:rPr>
        <w:t>are facilities assess nurse staffing levels relative to patient care demands</w:t>
      </w:r>
      <w:r w:rsidRPr="685DE177" w:rsidR="004A1FB3">
        <w:rPr>
          <w:rFonts w:ascii="Arial" w:hAnsi="Arial" w:eastAsia="Arial"/>
          <w:b w:val="0"/>
          <w:noProof w:val="0"/>
          <w:sz w:val="20"/>
        </w:rPr>
        <w:t>. Data is systematically processed through AWS Glue and Redshift, then visualized in a Qlik</w:t>
      </w:r>
      <w:r w:rsidRPr="685DE177" w:rsidR="003D4FDE">
        <w:rPr>
          <w:rFonts w:ascii="Arial" w:hAnsi="Arial" w:eastAsia="Arial"/>
          <w:b w:val="0"/>
          <w:noProof w:val="0"/>
          <w:sz w:val="20"/>
        </w:rPr>
        <w:t xml:space="preserve"> application</w:t>
      </w:r>
      <w:r w:rsidRPr="685DE177" w:rsidR="00B4693C">
        <w:rPr>
          <w:rFonts w:ascii="Arial" w:hAnsi="Arial" w:eastAsia="Arial"/>
          <w:b w:val="0"/>
          <w:noProof w:val="0"/>
          <w:sz w:val="20"/>
        </w:rPr>
        <w:t xml:space="preserve"> for better decision-making.</w:t>
      </w:r>
    </w:p>
    <w:p w:rsidRPr="00AA27A0" w:rsidR="00E42C01" w:rsidP="685DE177" w:rsidRDefault="00AA27A0" w14:paraId="620C9E3E" w14:textId="76231046">
      <w:pPr>
        <w:pStyle w:val="Heading2"/>
        <w:rPr>
          <w:rFonts w:ascii="Arial" w:hAnsi="Arial" w:eastAsia="Arial"/>
        </w:rPr>
      </w:pPr>
      <w:r w:rsidRPr="685DE177">
        <w:rPr>
          <w:rFonts w:ascii="Arial" w:hAnsi="Arial" w:eastAsia="Arial"/>
        </w:rPr>
        <w:t xml:space="preserve">1.1 </w:t>
      </w:r>
      <w:r w:rsidRPr="685DE177" w:rsidR="00041FC4">
        <w:rPr>
          <w:rFonts w:ascii="Arial" w:hAnsi="Arial" w:eastAsia="Arial"/>
        </w:rPr>
        <w:t>Project Overview</w:t>
      </w:r>
      <w:bookmarkEnd w:id="4"/>
    </w:p>
    <w:tbl>
      <w:tblPr>
        <w:tblW w:w="9216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36"/>
        <w:gridCol w:w="7380"/>
      </w:tblGrid>
      <w:tr w:rsidRPr="00496DCF" w:rsidR="00496DCF" w:rsidTr="685DE177" w14:paraId="42FC6E53" w14:textId="77777777">
        <w:tc>
          <w:tcPr>
            <w:tcW w:w="92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</w:tcPr>
          <w:p w:rsidRPr="00496DCF" w:rsidR="00496DCF" w:rsidP="685DE177" w:rsidRDefault="00041FC4" w14:paraId="30E7AD9F" w14:textId="7728C164">
            <w:pPr>
              <w:spacing w:before="40" w:after="40"/>
              <w:contextualSpacing/>
              <w:jc w:val="center"/>
              <w:rPr>
                <w:rFonts w:eastAsia="Arial"/>
                <w:b/>
                <w:bCs/>
                <w:lang w:eastAsia="ko-KR"/>
              </w:rPr>
            </w:pPr>
            <w:r w:rsidRPr="685DE177">
              <w:rPr>
                <w:rFonts w:eastAsia="Arial"/>
                <w:b/>
                <w:bCs/>
                <w:lang w:eastAsia="ko-KR"/>
              </w:rPr>
              <w:t>Overview</w:t>
            </w:r>
          </w:p>
        </w:tc>
      </w:tr>
      <w:tr w:rsidRPr="00496DCF" w:rsidR="00496DCF" w:rsidTr="00A318FC" w14:paraId="175594DF" w14:textId="77777777">
        <w:tc>
          <w:tcPr>
            <w:tcW w:w="1836" w:type="dxa"/>
            <w:vAlign w:val="center"/>
          </w:tcPr>
          <w:p w:rsidRPr="000D1CF9" w:rsidR="00496DCF" w:rsidP="685DE177" w:rsidRDefault="00041FC4" w14:paraId="69213D84" w14:textId="6DC0D995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685DE177">
              <w:rPr>
                <w:rFonts w:eastAsia="Arial"/>
                <w:b/>
                <w:bCs/>
              </w:rPr>
              <w:t>Project Name</w:t>
            </w:r>
          </w:p>
        </w:tc>
        <w:tc>
          <w:tcPr>
            <w:tcW w:w="7380" w:type="dxa"/>
            <w:vAlign w:val="center"/>
          </w:tcPr>
          <w:p w:rsidRPr="000D1CF9" w:rsidR="000526EF" w:rsidP="685DE177" w:rsidRDefault="426C48D4" w14:paraId="6A9CAAE9" w14:textId="3BB080B1">
            <w:pPr>
              <w:spacing w:before="60" w:after="60"/>
              <w:jc w:val="left"/>
              <w:rPr>
                <w:rFonts w:eastAsia="Arial"/>
                <w:b/>
                <w:bCs/>
                <w:color w:val="943634" w:themeColor="accent2" w:themeShade="BF"/>
              </w:rPr>
            </w:pPr>
            <w:r w:rsidRPr="685DE177">
              <w:rPr>
                <w:rFonts w:eastAsia="Arial"/>
                <w:b/>
                <w:bCs/>
                <w:color w:val="943634" w:themeColor="accent2" w:themeShade="BF"/>
              </w:rPr>
              <w:t xml:space="preserve">Asbury </w:t>
            </w:r>
            <w:r w:rsidRPr="685DE177" w:rsidR="00D3616C">
              <w:rPr>
                <w:rFonts w:eastAsia="Arial"/>
                <w:b/>
                <w:bCs/>
                <w:color w:val="943634" w:themeColor="accent2" w:themeShade="BF"/>
              </w:rPr>
              <w:t>NHPPD</w:t>
            </w:r>
            <w:r w:rsidRPr="685DE177" w:rsidR="58B9282F">
              <w:rPr>
                <w:rFonts w:eastAsia="Arial"/>
                <w:b/>
                <w:bCs/>
                <w:color w:val="943634" w:themeColor="accent2" w:themeShade="BF"/>
              </w:rPr>
              <w:t>- PCC</w:t>
            </w:r>
          </w:p>
        </w:tc>
      </w:tr>
      <w:tr w:rsidRPr="00496DCF" w:rsidR="00496DCF" w:rsidTr="00A318FC" w14:paraId="3D59E2F4" w14:textId="77777777">
        <w:trPr>
          <w:trHeight w:val="360"/>
        </w:trPr>
        <w:tc>
          <w:tcPr>
            <w:tcW w:w="1836" w:type="dxa"/>
            <w:vAlign w:val="center"/>
          </w:tcPr>
          <w:p w:rsidRPr="000D1CF9" w:rsidR="00496DCF" w:rsidP="685DE177" w:rsidRDefault="00041FC4" w14:paraId="493CFBE3" w14:textId="199C294C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685DE177">
              <w:rPr>
                <w:rFonts w:eastAsia="Arial"/>
                <w:b/>
                <w:bCs/>
              </w:rPr>
              <w:t>Project Description</w:t>
            </w:r>
          </w:p>
        </w:tc>
        <w:tc>
          <w:tcPr>
            <w:tcW w:w="7380" w:type="dxa"/>
            <w:vAlign w:val="center"/>
          </w:tcPr>
          <w:p w:rsidRPr="000D1CF9" w:rsidR="009F33F6" w:rsidP="685DE177" w:rsidRDefault="00566243" w14:paraId="22656910" w14:textId="77CF76F8">
            <w:pPr>
              <w:spacing w:before="0" w:after="120"/>
              <w:jc w:val="left"/>
              <w:rPr>
                <w:rFonts w:eastAsia="Arial"/>
              </w:rPr>
            </w:pPr>
            <w:r w:rsidRPr="685DE177">
              <w:rPr>
                <w:rFonts w:eastAsia="Arial"/>
              </w:rPr>
              <w:t>The report</w:t>
            </w:r>
            <w:r w:rsidRPr="685DE177" w:rsidR="58B9282F">
              <w:rPr>
                <w:rFonts w:eastAsia="Arial"/>
              </w:rPr>
              <w:t xml:space="preserve"> provides a detailed insight of </w:t>
            </w:r>
            <w:r w:rsidRPr="685DE177" w:rsidR="00D3616C">
              <w:rPr>
                <w:rFonts w:eastAsia="Arial"/>
              </w:rPr>
              <w:t>hours worked by all nurses</w:t>
            </w:r>
            <w:r w:rsidRPr="685DE177" w:rsidR="002907A2">
              <w:rPr>
                <w:rFonts w:eastAsia="Arial"/>
              </w:rPr>
              <w:t xml:space="preserve"> </w:t>
            </w:r>
            <w:r w:rsidRPr="685DE177" w:rsidR="58B9282F">
              <w:rPr>
                <w:rFonts w:eastAsia="Arial"/>
              </w:rPr>
              <w:t>and census status for all Asbury communities those gone live on PCC beginning Feb’24 onwards.</w:t>
            </w:r>
          </w:p>
          <w:p w:rsidRPr="000D1CF9" w:rsidR="009F33F6" w:rsidP="685DE177" w:rsidRDefault="03543197" w14:paraId="43981B3E" w14:textId="1C1C8175">
            <w:pPr>
              <w:spacing w:before="0" w:after="120"/>
              <w:jc w:val="left"/>
              <w:rPr>
                <w:rFonts w:eastAsia="Arial"/>
              </w:rPr>
            </w:pPr>
            <w:r w:rsidRPr="685DE177">
              <w:rPr>
                <w:rFonts w:eastAsia="Arial"/>
              </w:rPr>
              <w:t>Refe</w:t>
            </w:r>
            <w:r w:rsidRPr="685DE177" w:rsidR="388F472E">
              <w:rPr>
                <w:rFonts w:eastAsia="Arial"/>
              </w:rPr>
              <w:t>r</w:t>
            </w:r>
            <w:r w:rsidRPr="685DE177">
              <w:rPr>
                <w:rFonts w:eastAsia="Arial"/>
              </w:rPr>
              <w:t xml:space="preserve"> to Section 1.2 for Asbury Communities.</w:t>
            </w:r>
          </w:p>
        </w:tc>
      </w:tr>
      <w:tr w:rsidRPr="00496DCF" w:rsidR="005161C8" w:rsidTr="00A318FC" w14:paraId="30905E5C" w14:textId="77777777">
        <w:trPr>
          <w:trHeight w:val="360"/>
        </w:trPr>
        <w:tc>
          <w:tcPr>
            <w:tcW w:w="1836" w:type="dxa"/>
            <w:vAlign w:val="center"/>
          </w:tcPr>
          <w:p w:rsidR="005161C8" w:rsidP="685DE177" w:rsidRDefault="5CC1FC73" w14:paraId="7135CDEB" w14:textId="0E3FBB64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685DE177">
              <w:rPr>
                <w:rFonts w:eastAsia="Arial"/>
                <w:b/>
                <w:bCs/>
              </w:rPr>
              <w:t>Project Start Date</w:t>
            </w:r>
          </w:p>
        </w:tc>
        <w:tc>
          <w:tcPr>
            <w:tcW w:w="7380" w:type="dxa"/>
            <w:vAlign w:val="center"/>
          </w:tcPr>
          <w:p w:rsidRPr="00AA7283" w:rsidR="005161C8" w:rsidP="685DE177" w:rsidRDefault="651BE4AE" w14:paraId="3829A449" w14:textId="687058D2">
            <w:pPr>
              <w:spacing w:before="0" w:after="120"/>
              <w:jc w:val="left"/>
              <w:rPr>
                <w:rFonts w:eastAsia="Arial"/>
              </w:rPr>
            </w:pPr>
            <w:r w:rsidRPr="685DE177">
              <w:rPr>
                <w:rFonts w:eastAsia="Arial"/>
              </w:rPr>
              <w:t>January 2025</w:t>
            </w:r>
          </w:p>
        </w:tc>
      </w:tr>
      <w:tr w:rsidRPr="00496DCF" w:rsidR="00496DCF" w:rsidTr="00A318FC" w14:paraId="6E6E0802" w14:textId="77777777">
        <w:tc>
          <w:tcPr>
            <w:tcW w:w="1836" w:type="dxa"/>
            <w:vAlign w:val="center"/>
          </w:tcPr>
          <w:p w:rsidRPr="00D705A6" w:rsidR="00EC7D07" w:rsidP="685DE177" w:rsidRDefault="00041FC4" w14:paraId="3C6484C8" w14:textId="2FB3824F">
            <w:pPr>
              <w:spacing w:before="20" w:after="20"/>
              <w:jc w:val="left"/>
              <w:rPr>
                <w:rFonts w:eastAsia="Arial"/>
                <w:b/>
                <w:bCs/>
                <w:highlight w:val="yellow"/>
              </w:rPr>
            </w:pPr>
            <w:r w:rsidRPr="685DE177">
              <w:rPr>
                <w:rFonts w:eastAsia="Arial"/>
                <w:b/>
                <w:bCs/>
              </w:rPr>
              <w:t>Stake Holders</w:t>
            </w:r>
          </w:p>
        </w:tc>
        <w:tc>
          <w:tcPr>
            <w:tcW w:w="7380" w:type="dxa"/>
            <w:vAlign w:val="center"/>
          </w:tcPr>
          <w:p w:rsidRPr="00AA7283" w:rsidR="00496DCF" w:rsidP="685DE177" w:rsidRDefault="004A46B5" w14:paraId="7746B3D6" w14:textId="1C786FD3">
            <w:pPr>
              <w:spacing w:before="0" w:after="120"/>
              <w:jc w:val="left"/>
              <w:rPr>
                <w:rFonts w:eastAsia="Arial"/>
              </w:rPr>
            </w:pPr>
            <w:r w:rsidRPr="004A46B5">
              <w:rPr>
                <w:rFonts w:eastAsia="Arial"/>
              </w:rPr>
              <w:t xml:space="preserve">Jason </w:t>
            </w:r>
            <w:r>
              <w:rPr>
                <w:rFonts w:eastAsia="Arial"/>
              </w:rPr>
              <w:t>H</w:t>
            </w:r>
            <w:r w:rsidRPr="004A46B5">
              <w:rPr>
                <w:rFonts w:eastAsia="Arial"/>
              </w:rPr>
              <w:t>ershey</w:t>
            </w:r>
          </w:p>
        </w:tc>
      </w:tr>
      <w:tr w:rsidRPr="00496DCF" w:rsidR="00FB3422" w:rsidTr="00A318FC" w14:paraId="78895267" w14:textId="77777777">
        <w:tc>
          <w:tcPr>
            <w:tcW w:w="1836" w:type="dxa"/>
            <w:vAlign w:val="center"/>
          </w:tcPr>
          <w:p w:rsidRPr="685DE177" w:rsidR="00FB3422" w:rsidP="685DE177" w:rsidRDefault="007C26B3" w14:paraId="41DB319E" w14:textId="1C45AA50">
            <w:pPr>
              <w:spacing w:before="20" w:after="20"/>
              <w:jc w:val="lef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NHPPD</w:t>
            </w:r>
            <w:r w:rsidR="00291279">
              <w:rPr>
                <w:rFonts w:eastAsia="Arial"/>
                <w:b/>
                <w:bCs/>
              </w:rPr>
              <w:t xml:space="preserve"> Go live in Production</w:t>
            </w:r>
          </w:p>
        </w:tc>
        <w:tc>
          <w:tcPr>
            <w:tcW w:w="7380" w:type="dxa"/>
            <w:vAlign w:val="center"/>
          </w:tcPr>
          <w:p w:rsidRPr="004A46B5" w:rsidR="005D7851" w:rsidP="685DE177" w:rsidRDefault="005D7851" w14:paraId="110B4601" w14:textId="25D96695">
            <w:pPr>
              <w:spacing w:before="0" w:after="12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17 July 2025</w:t>
            </w:r>
          </w:p>
        </w:tc>
      </w:tr>
      <w:tr w:rsidRPr="00496DCF" w:rsidR="00496DCF" w:rsidTr="685DE177" w14:paraId="79BCDBD5" w14:textId="77777777">
        <w:trPr>
          <w:trHeight w:val="1105"/>
        </w:trPr>
        <w:tc>
          <w:tcPr>
            <w:tcW w:w="9216" w:type="dxa"/>
            <w:gridSpan w:val="2"/>
          </w:tcPr>
          <w:p w:rsidRPr="00631CCB" w:rsidR="00825C06" w:rsidP="685DE177" w:rsidRDefault="00041FC4" w14:paraId="058BEA92" w14:textId="6E8D349C">
            <w:pPr>
              <w:spacing w:before="20" w:after="20"/>
              <w:jc w:val="left"/>
              <w:rPr>
                <w:rFonts w:eastAsia="Arial"/>
                <w:sz w:val="18"/>
                <w:szCs w:val="18"/>
              </w:rPr>
            </w:pPr>
            <w:r w:rsidRPr="685DE177">
              <w:rPr>
                <w:rFonts w:eastAsia="Arial"/>
                <w:b/>
                <w:bCs/>
              </w:rPr>
              <w:t xml:space="preserve">Additional </w:t>
            </w:r>
            <w:r w:rsidRPr="685DE177" w:rsidR="0077525F">
              <w:rPr>
                <w:rFonts w:eastAsia="Arial"/>
                <w:b/>
                <w:bCs/>
              </w:rPr>
              <w:t>Notes:</w:t>
            </w:r>
            <w:r w:rsidR="00BC515E">
              <w:rPr>
                <w:rFonts w:eastAsia="Arial"/>
                <w:b/>
                <w:bCs/>
              </w:rPr>
              <w:t xml:space="preserve"> </w:t>
            </w:r>
            <w:r w:rsidRPr="0077525F" w:rsidR="0077525F">
              <w:rPr>
                <w:rFonts w:eastAsia="Arial"/>
              </w:rPr>
              <w:t>MyUnity data is not currently integrated into this application. As a result, NHPPD (Nursing Hours Per Patient Day) information is available only from the respective PCC go-live dates for each community. The report includes data starting from January 1, 2025.</w:t>
            </w:r>
          </w:p>
        </w:tc>
      </w:tr>
    </w:tbl>
    <w:p w:rsidR="003A404C" w:rsidP="685DE177" w:rsidRDefault="003A404C" w14:paraId="27F3CE62" w14:textId="26E3CBEF">
      <w:pPr>
        <w:pStyle w:val="Heading2"/>
        <w:rPr>
          <w:rFonts w:ascii="Arial" w:hAnsi="Arial" w:eastAsia="Arial"/>
        </w:rPr>
      </w:pPr>
      <w:bookmarkStart w:name="_1.2_DHL_Supported" w:id="5"/>
      <w:bookmarkStart w:name="_1.2_Avaya_Data" w:id="6"/>
      <w:bookmarkStart w:name="_1.2_Avaya_Sold-To" w:id="7"/>
      <w:bookmarkStart w:name="_Toc193915977" w:id="8"/>
      <w:bookmarkEnd w:id="5"/>
      <w:bookmarkEnd w:id="6"/>
      <w:bookmarkEnd w:id="7"/>
      <w:r w:rsidRPr="685DE177">
        <w:rPr>
          <w:rFonts w:ascii="Arial" w:hAnsi="Arial" w:eastAsia="Arial"/>
        </w:rPr>
        <w:t xml:space="preserve">1.2 </w:t>
      </w:r>
      <w:r w:rsidRPr="685DE177" w:rsidR="002E5DCD">
        <w:rPr>
          <w:rFonts w:ascii="Arial" w:hAnsi="Arial" w:eastAsia="Arial"/>
        </w:rPr>
        <w:t>Asbury Communities</w:t>
      </w:r>
      <w:bookmarkEnd w:id="8"/>
    </w:p>
    <w:p w:rsidRPr="002D3546" w:rsidR="003A404C" w:rsidP="685DE177" w:rsidRDefault="002E5DCD" w14:paraId="43A3D345" w14:textId="15EA3627">
      <w:pPr>
        <w:spacing w:after="120"/>
        <w:rPr>
          <w:rFonts w:eastAsia="Arial"/>
        </w:rPr>
      </w:pPr>
      <w:r w:rsidRPr="002D3546">
        <w:rPr>
          <w:rFonts w:eastAsia="Arial"/>
        </w:rPr>
        <w:t xml:space="preserve">Below listed are the Communities the </w:t>
      </w:r>
      <w:r w:rsidRPr="002D3546" w:rsidR="1B01E465">
        <w:rPr>
          <w:rFonts w:eastAsia="Arial"/>
        </w:rPr>
        <w:t>NHPPD</w:t>
      </w:r>
      <w:r w:rsidRPr="002D3546">
        <w:rPr>
          <w:rFonts w:eastAsia="Arial"/>
        </w:rPr>
        <w:t xml:space="preserve"> report is prepared for.</w:t>
      </w:r>
    </w:p>
    <w:p w:rsidRPr="002D3546" w:rsidR="2564FE77" w:rsidP="685DE177" w:rsidRDefault="2564FE77" w14:paraId="1EA5F203" w14:textId="05EAEB02">
      <w:pPr>
        <w:spacing w:after="120"/>
        <w:rPr>
          <w:rFonts w:eastAsia="Arial"/>
        </w:rPr>
      </w:pPr>
      <w:r w:rsidRPr="002D3546">
        <w:rPr>
          <w:rFonts w:eastAsia="Arial"/>
        </w:rPr>
        <w:t>IL</w:t>
      </w:r>
      <w:r w:rsidRPr="002D3546" w:rsidR="00B64FEB">
        <w:rPr>
          <w:rFonts w:eastAsia="Arial"/>
        </w:rPr>
        <w:t xml:space="preserve"> - Independent Living</w:t>
      </w:r>
    </w:p>
    <w:p w:rsidRPr="002D3546" w:rsidR="00217F27" w:rsidP="685DE177" w:rsidRDefault="00217F27" w14:paraId="0BFA69AC" w14:textId="5C8048D9">
      <w:pPr>
        <w:spacing w:after="120"/>
        <w:rPr>
          <w:rFonts w:eastAsia="Arial"/>
        </w:rPr>
      </w:pPr>
      <w:r w:rsidRPr="002D3546">
        <w:rPr>
          <w:rFonts w:eastAsia="Arial"/>
        </w:rPr>
        <w:t xml:space="preserve">AL </w:t>
      </w:r>
      <w:r w:rsidRPr="002D3546" w:rsidR="00C554CD">
        <w:rPr>
          <w:rFonts w:eastAsia="Arial"/>
        </w:rPr>
        <w:t>–</w:t>
      </w:r>
      <w:r w:rsidRPr="002D3546">
        <w:rPr>
          <w:rFonts w:eastAsia="Arial"/>
        </w:rPr>
        <w:t xml:space="preserve"> </w:t>
      </w:r>
      <w:r w:rsidRPr="002D3546" w:rsidR="00C554CD">
        <w:rPr>
          <w:rFonts w:eastAsia="Arial"/>
        </w:rPr>
        <w:t>Assisted Living</w:t>
      </w:r>
    </w:p>
    <w:p w:rsidRPr="002D3546" w:rsidR="53FC6589" w:rsidP="685DE177" w:rsidRDefault="007C6342" w14:paraId="5FB2B223" w14:textId="65C91F71">
      <w:pPr>
        <w:spacing w:after="120"/>
        <w:rPr>
          <w:rFonts w:eastAsia="Arial"/>
        </w:rPr>
      </w:pPr>
      <w:r w:rsidRPr="002D3546">
        <w:rPr>
          <w:rFonts w:eastAsia="Arial"/>
        </w:rPr>
        <w:t>SNF - Skilled Nursing Facility</w:t>
      </w:r>
    </w:p>
    <w:tbl>
      <w:tblPr>
        <w:tblW w:w="5800" w:type="dxa"/>
        <w:tblInd w:w="-5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880"/>
        <w:gridCol w:w="2920"/>
      </w:tblGrid>
      <w:tr w:rsidRPr="002D3546" w:rsidR="00F82DC1" w:rsidTr="685DE177" w14:paraId="186E8CE8" w14:textId="77777777">
        <w:trPr>
          <w:trHeight w:val="405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61CBF3"/>
            <w:noWrap/>
            <w:vAlign w:val="bottom"/>
            <w:hideMark/>
          </w:tcPr>
          <w:p w:rsidRPr="002D3546" w:rsidR="00F82DC1" w:rsidP="685DE177" w:rsidRDefault="33369BA7" w14:paraId="6E15E550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Communities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61CBF3"/>
            <w:noWrap/>
            <w:vAlign w:val="bottom"/>
            <w:hideMark/>
          </w:tcPr>
          <w:p w:rsidRPr="002D3546" w:rsidR="00F82DC1" w:rsidP="685DE177" w:rsidRDefault="019B338C" w14:paraId="590B0FEB" w14:textId="2D896A6C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Level</w:t>
            </w:r>
            <w:r w:rsidRPr="002D3546" w:rsidR="2F8CFD77">
              <w:rPr>
                <w:rFonts w:eastAsia="Arial"/>
                <w:color w:val="000000" w:themeColor="text1"/>
                <w:lang w:val="en-IN" w:eastAsia="en-IN"/>
              </w:rPr>
              <w:t xml:space="preserve"> o</w:t>
            </w:r>
            <w:r w:rsidRPr="002D3546">
              <w:rPr>
                <w:rFonts w:eastAsia="Arial"/>
                <w:color w:val="000000" w:themeColor="text1"/>
                <w:lang w:val="en-IN" w:eastAsia="en-IN"/>
              </w:rPr>
              <w:t>f</w:t>
            </w:r>
            <w:r w:rsidRPr="002D3546" w:rsidR="1D427D51">
              <w:rPr>
                <w:rFonts w:eastAsia="Arial"/>
                <w:color w:val="000000" w:themeColor="text1"/>
                <w:lang w:val="en-IN" w:eastAsia="en-IN"/>
              </w:rPr>
              <w:t xml:space="preserve"> C</w:t>
            </w:r>
            <w:r w:rsidRPr="002D3546">
              <w:rPr>
                <w:rFonts w:eastAsia="Arial"/>
                <w:color w:val="000000" w:themeColor="text1"/>
                <w:lang w:val="en-IN" w:eastAsia="en-IN"/>
              </w:rPr>
              <w:t>are</w:t>
            </w:r>
          </w:p>
        </w:tc>
      </w:tr>
      <w:tr w:rsidRPr="002D3546" w:rsidR="00F82DC1" w:rsidTr="685DE177" w14:paraId="26B6582D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33369BA7" w14:paraId="64204E49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Asbury Solomons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33369BA7" w14:paraId="46683497" w14:textId="590C372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SNF</w:t>
            </w:r>
          </w:p>
        </w:tc>
      </w:tr>
      <w:tr w:rsidRPr="002D3546" w:rsidR="00F82DC1" w:rsidTr="685DE177" w14:paraId="577EE36F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33369BA7" w14:paraId="3C618F96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Asbury Methodist Village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00D3616C" w14:paraId="05CE5426" w14:textId="04A6586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SNF</w:t>
            </w:r>
          </w:p>
        </w:tc>
      </w:tr>
      <w:tr w:rsidRPr="002D3546" w:rsidR="00F82DC1" w:rsidTr="685DE177" w14:paraId="56FF9A31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33369BA7" w14:paraId="39E80AEB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Bethany Village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00D3616C" w14:paraId="15F79AF0" w14:textId="40CCC06E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SNF</w:t>
            </w:r>
          </w:p>
        </w:tc>
      </w:tr>
      <w:tr w:rsidRPr="002D3546" w:rsidR="00F82DC1" w:rsidTr="685DE177" w14:paraId="66D7C43A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33369BA7" w14:paraId="26CB1BB3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Springhill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00D3616C" w14:paraId="58F269F5" w14:textId="1A0B2A1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SNF</w:t>
            </w:r>
          </w:p>
        </w:tc>
      </w:tr>
      <w:tr w:rsidRPr="002D3546" w:rsidR="00F82DC1" w:rsidTr="685DE177" w14:paraId="58B8AFD3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3F72C8D1" w14:paraId="7E8FD84E" w14:textId="0C09BE46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Riverwoods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00D3616C" w14:paraId="6F6A3679" w14:textId="7F8A5239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SNF</w:t>
            </w:r>
          </w:p>
        </w:tc>
      </w:tr>
      <w:tr w:rsidRPr="002D3546" w:rsidR="00F82DC1" w:rsidTr="685DE177" w14:paraId="54FE2216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33369BA7" w14:paraId="403E12D6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Normandie Ridge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F82DC1" w:rsidP="685DE177" w:rsidRDefault="00D3616C" w14:paraId="286565C6" w14:textId="140DC71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SNF</w:t>
            </w:r>
          </w:p>
        </w:tc>
      </w:tr>
    </w:tbl>
    <w:p w:rsidRPr="002D3546" w:rsidR="00D92BD2" w:rsidP="00D92BD2" w:rsidRDefault="0066334C" w14:paraId="48886768" w14:textId="5DE49FF0">
      <w:pPr>
        <w:pStyle w:val="Heading2"/>
        <w:rPr>
          <w:rFonts w:ascii="Arial" w:hAnsi="Arial" w:eastAsia="Arial"/>
          <w:sz w:val="20"/>
        </w:rPr>
      </w:pPr>
      <w:r w:rsidRPr="002D3546">
        <w:rPr>
          <w:rFonts w:ascii="Arial" w:hAnsi="Arial" w:eastAsia="Arial"/>
          <w:b w:val="0"/>
          <w:bCs/>
          <w:sz w:val="20"/>
          <w:lang w:val="en-IN"/>
        </w:rPr>
        <w:t>Includes both Facility code 61 (SNF) and 62 (Household)</w:t>
      </w:r>
      <w:r w:rsidRPr="002D3546">
        <w:rPr>
          <w:rFonts w:ascii="Arial" w:hAnsi="Arial" w:eastAsia="Arial"/>
          <w:sz w:val="20"/>
        </w:rPr>
        <w:br/>
      </w:r>
      <w:r w:rsidRPr="002D3546" w:rsidR="00421E1E">
        <w:rPr>
          <w:rFonts w:ascii="Arial" w:hAnsi="Arial" w:eastAsia="Arial"/>
          <w:sz w:val="20"/>
        </w:rPr>
        <w:br/>
      </w:r>
      <w:r w:rsidRPr="002D3546" w:rsidR="00CC767F">
        <w:rPr>
          <w:rFonts w:ascii="Arial" w:hAnsi="Arial" w:eastAsia="Arial"/>
          <w:sz w:val="20"/>
        </w:rPr>
        <w:t>1.</w:t>
      </w:r>
      <w:r w:rsidRPr="002D3546" w:rsidR="00CA23D2">
        <w:rPr>
          <w:rFonts w:ascii="Arial" w:hAnsi="Arial" w:eastAsia="Arial"/>
          <w:sz w:val="20"/>
        </w:rPr>
        <w:t xml:space="preserve">3 Department and </w:t>
      </w:r>
      <w:r w:rsidRPr="002D3546" w:rsidR="00C72775">
        <w:rPr>
          <w:rFonts w:ascii="Arial" w:hAnsi="Arial" w:eastAsia="Arial"/>
          <w:sz w:val="20"/>
        </w:rPr>
        <w:t>J</w:t>
      </w:r>
      <w:r w:rsidRPr="002D3546" w:rsidR="00CA23D2">
        <w:rPr>
          <w:rFonts w:ascii="Arial" w:hAnsi="Arial" w:eastAsia="Arial"/>
          <w:sz w:val="20"/>
        </w:rPr>
        <w:t xml:space="preserve">ob </w:t>
      </w:r>
      <w:r w:rsidRPr="002D3546" w:rsidR="007C4268">
        <w:rPr>
          <w:rFonts w:ascii="Arial" w:hAnsi="Arial" w:eastAsia="Arial"/>
          <w:sz w:val="20"/>
        </w:rPr>
        <w:t>Code</w:t>
      </w:r>
      <w:r w:rsidRPr="002D3546" w:rsidR="00BA6FDE">
        <w:rPr>
          <w:rFonts w:ascii="Arial" w:hAnsi="Arial" w:eastAsia="Arial"/>
          <w:sz w:val="20"/>
        </w:rPr>
        <w:t>’s</w:t>
      </w:r>
      <w:r w:rsidRPr="002D3546" w:rsidR="00DE4C4C">
        <w:rPr>
          <w:rFonts w:ascii="Arial" w:hAnsi="Arial" w:eastAsia="Arial"/>
          <w:sz w:val="20"/>
        </w:rPr>
        <w:t xml:space="preserve"> of</w:t>
      </w:r>
      <w:r w:rsidRPr="002D3546" w:rsidR="00CC767F">
        <w:rPr>
          <w:rFonts w:ascii="Arial" w:hAnsi="Arial" w:eastAsia="Arial"/>
          <w:sz w:val="20"/>
        </w:rPr>
        <w:t xml:space="preserve"> Asbury Communities</w:t>
      </w:r>
      <w:r w:rsidRPr="002D3546" w:rsidR="00DE4C4C">
        <w:rPr>
          <w:rFonts w:ascii="Arial" w:hAnsi="Arial" w:eastAsia="Arial"/>
          <w:sz w:val="20"/>
        </w:rPr>
        <w:t xml:space="preserve"> for NHPPD</w:t>
      </w:r>
      <w:r w:rsidRPr="002D3546" w:rsidR="009C403D">
        <w:rPr>
          <w:rFonts w:ascii="Arial" w:hAnsi="Arial" w:eastAsia="Arial"/>
          <w:sz w:val="20"/>
        </w:rPr>
        <w:t xml:space="preserve"> scope</w:t>
      </w:r>
      <w:r w:rsidRPr="002D3546" w:rsidR="002903CB">
        <w:rPr>
          <w:rFonts w:ascii="Arial" w:hAnsi="Arial" w:eastAsia="Arial"/>
          <w:sz w:val="20"/>
        </w:rPr>
        <w:br/>
      </w:r>
      <w:r w:rsidRPr="002D3546" w:rsidR="002903CB">
        <w:rPr>
          <w:rFonts w:ascii="Arial" w:hAnsi="Arial" w:eastAsia="Arial"/>
          <w:sz w:val="20"/>
        </w:rPr>
        <w:br/>
      </w:r>
      <w:r w:rsidRPr="002D3546" w:rsidR="009C403D">
        <w:rPr>
          <w:rFonts w:ascii="Arial" w:hAnsi="Arial" w:eastAsia="Arial"/>
          <w:b w:val="0"/>
          <w:bCs/>
          <w:sz w:val="20"/>
        </w:rPr>
        <w:t xml:space="preserve">Department </w:t>
      </w:r>
      <w:r w:rsidRPr="002D3546" w:rsidR="00F97C86">
        <w:rPr>
          <w:rFonts w:ascii="Arial" w:hAnsi="Arial" w:eastAsia="Arial"/>
          <w:b w:val="0"/>
          <w:bCs/>
          <w:sz w:val="20"/>
        </w:rPr>
        <w:t>–</w:t>
      </w:r>
      <w:r w:rsidRPr="002D3546" w:rsidR="009C403D">
        <w:rPr>
          <w:rFonts w:ascii="Arial" w:hAnsi="Arial" w:eastAsia="Arial"/>
          <w:b w:val="0"/>
          <w:bCs/>
          <w:sz w:val="20"/>
        </w:rPr>
        <w:t xml:space="preserve"> Nursing</w:t>
      </w:r>
      <w:r w:rsidRPr="002D3546" w:rsidR="00F97C86">
        <w:rPr>
          <w:rFonts w:ascii="Arial" w:hAnsi="Arial" w:eastAsia="Arial"/>
          <w:b w:val="0"/>
          <w:bCs/>
          <w:sz w:val="20"/>
        </w:rPr>
        <w:t xml:space="preserve"> Services</w:t>
      </w:r>
      <w:r w:rsidRPr="002D3546" w:rsidR="00B5240F">
        <w:rPr>
          <w:rFonts w:ascii="Arial" w:hAnsi="Arial" w:eastAsia="Arial"/>
          <w:b w:val="0"/>
          <w:bCs/>
          <w:sz w:val="20"/>
        </w:rPr>
        <w:br/>
      </w:r>
      <w:r w:rsidRPr="002D3546" w:rsidR="00B5240F">
        <w:rPr>
          <w:rFonts w:ascii="Arial" w:hAnsi="Arial" w:eastAsia="Arial"/>
          <w:b w:val="0"/>
          <w:bCs/>
          <w:sz w:val="20"/>
        </w:rPr>
        <w:br/>
      </w:r>
      <w:r w:rsidRPr="002D3546" w:rsidR="00B5240F">
        <w:rPr>
          <w:rFonts w:ascii="Arial" w:hAnsi="Arial" w:eastAsia="Arial"/>
          <w:b w:val="0"/>
          <w:bCs/>
          <w:sz w:val="20"/>
          <w:lang w:val="en-IN"/>
        </w:rPr>
        <w:t xml:space="preserve">Job Code </w:t>
      </w:r>
      <w:r w:rsidRPr="002D3546" w:rsidR="00ED5958">
        <w:rPr>
          <w:rFonts w:ascii="Arial" w:hAnsi="Arial" w:eastAsia="Arial"/>
          <w:b w:val="0"/>
          <w:bCs/>
          <w:sz w:val="20"/>
          <w:lang w:val="en-IN"/>
        </w:rPr>
        <w:t>– NU0001 , NU000</w:t>
      </w:r>
      <w:r w:rsidRPr="002D3546" w:rsidR="000B01C0">
        <w:rPr>
          <w:rFonts w:ascii="Arial" w:hAnsi="Arial" w:eastAsia="Arial"/>
          <w:b w:val="0"/>
          <w:bCs/>
          <w:sz w:val="20"/>
          <w:lang w:val="en-IN"/>
        </w:rPr>
        <w:t>8</w:t>
      </w:r>
      <w:r w:rsidRPr="002D3546" w:rsidR="00ED5958">
        <w:rPr>
          <w:rFonts w:ascii="Arial" w:hAnsi="Arial" w:eastAsia="Arial"/>
          <w:b w:val="0"/>
          <w:bCs/>
          <w:sz w:val="20"/>
          <w:lang w:val="en-IN"/>
        </w:rPr>
        <w:t xml:space="preserve"> , NU000</w:t>
      </w:r>
      <w:r w:rsidRPr="002D3546" w:rsidR="000B01C0">
        <w:rPr>
          <w:rFonts w:ascii="Arial" w:hAnsi="Arial" w:eastAsia="Arial"/>
          <w:b w:val="0"/>
          <w:bCs/>
          <w:sz w:val="20"/>
          <w:lang w:val="en-IN"/>
        </w:rPr>
        <w:t>9</w:t>
      </w:r>
      <w:r w:rsidRPr="002D3546" w:rsidR="00ED5958">
        <w:rPr>
          <w:rFonts w:ascii="Arial" w:hAnsi="Arial" w:eastAsia="Arial"/>
          <w:b w:val="0"/>
          <w:bCs/>
          <w:sz w:val="20"/>
          <w:lang w:val="en-IN"/>
        </w:rPr>
        <w:t xml:space="preserve"> , NU001</w:t>
      </w:r>
      <w:r w:rsidRPr="002D3546" w:rsidR="000B01C0">
        <w:rPr>
          <w:rFonts w:ascii="Arial" w:hAnsi="Arial" w:eastAsia="Arial"/>
          <w:b w:val="0"/>
          <w:bCs/>
          <w:sz w:val="20"/>
          <w:lang w:val="en-IN"/>
        </w:rPr>
        <w:t>2</w:t>
      </w:r>
      <w:r w:rsidRPr="002D3546" w:rsidR="00ED5958">
        <w:rPr>
          <w:rFonts w:ascii="Arial" w:hAnsi="Arial" w:eastAsia="Arial"/>
          <w:b w:val="0"/>
          <w:bCs/>
          <w:sz w:val="20"/>
          <w:lang w:val="en-IN"/>
        </w:rPr>
        <w:t xml:space="preserve"> , </w:t>
      </w:r>
      <w:r w:rsidRPr="002D3546" w:rsidR="000B01C0">
        <w:rPr>
          <w:rFonts w:ascii="Arial" w:hAnsi="Arial" w:eastAsia="Arial"/>
          <w:b w:val="0"/>
          <w:bCs/>
          <w:sz w:val="20"/>
          <w:lang w:val="en-IN"/>
        </w:rPr>
        <w:t>NU0015 , NU0018</w:t>
      </w:r>
      <w:r w:rsidRPr="002D3546" w:rsidR="00AA343E">
        <w:rPr>
          <w:rFonts w:ascii="Arial" w:hAnsi="Arial" w:eastAsia="Arial"/>
          <w:b w:val="0"/>
          <w:bCs/>
          <w:sz w:val="20"/>
        </w:rPr>
        <w:br/>
      </w:r>
      <w:r w:rsidRPr="002D3546" w:rsidR="00D92BD2">
        <w:rPr>
          <w:rFonts w:ascii="Arial" w:hAnsi="Arial" w:eastAsia="Arial"/>
          <w:b w:val="0"/>
          <w:bCs/>
          <w:sz w:val="20"/>
          <w:lang w:val="en-IN"/>
        </w:rPr>
        <w:t>Includes all Job Codes in specific Payroll Based Journal (PBJ) job code families.</w:t>
      </w:r>
      <w:r w:rsidRPr="002D3546" w:rsidR="00DD24C2">
        <w:rPr>
          <w:rFonts w:ascii="Arial" w:hAnsi="Arial" w:eastAsia="Arial"/>
          <w:b w:val="0"/>
          <w:bCs/>
          <w:sz w:val="20"/>
          <w:lang w:val="en-IN"/>
        </w:rPr>
        <w:t xml:space="preserve"> </w:t>
      </w:r>
      <w:r w:rsidRPr="002D3546" w:rsidR="00D92BD2">
        <w:rPr>
          <w:rFonts w:ascii="Arial" w:hAnsi="Arial" w:eastAsia="Arial"/>
          <w:b w:val="0"/>
          <w:bCs/>
          <w:sz w:val="20"/>
          <w:lang w:val="en-IN"/>
        </w:rPr>
        <w:t>See data table for list of all included job codes.</w:t>
      </w:r>
    </w:p>
    <w:tbl>
      <w:tblPr>
        <w:tblW w:w="6379" w:type="dxa"/>
        <w:tblInd w:w="-5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395"/>
        <w:gridCol w:w="1984"/>
      </w:tblGrid>
      <w:tr w:rsidRPr="002D3546" w:rsidR="00DD24C2" w:rsidTr="00A23ED4" w14:paraId="4589478F" w14:textId="77777777">
        <w:trPr>
          <w:trHeight w:val="405"/>
        </w:trPr>
        <w:tc>
          <w:tcPr>
            <w:tcW w:w="43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61CBF3"/>
            <w:noWrap/>
            <w:vAlign w:val="bottom"/>
            <w:hideMark/>
          </w:tcPr>
          <w:p w:rsidRPr="002D3546" w:rsidR="00DD24C2" w:rsidRDefault="00B02821" w14:paraId="362F4065" w14:textId="4CB2082B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Job Title</w:t>
            </w: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61CBF3"/>
            <w:noWrap/>
            <w:vAlign w:val="bottom"/>
            <w:hideMark/>
          </w:tcPr>
          <w:p w:rsidRPr="002D3546" w:rsidR="00DD24C2" w:rsidRDefault="00B02821" w14:paraId="4DC62514" w14:textId="69914802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/>
                <w:lang w:val="en-IN" w:eastAsia="en-IN"/>
              </w:rPr>
              <w:t>Job</w:t>
            </w:r>
            <w:r w:rsidRPr="002D3546" w:rsidR="00B5240F">
              <w:rPr>
                <w:rFonts w:eastAsia="Arial"/>
                <w:color w:val="000000"/>
                <w:lang w:val="en-IN" w:eastAsia="en-IN"/>
              </w:rPr>
              <w:t xml:space="preserve"> #</w:t>
            </w:r>
          </w:p>
        </w:tc>
      </w:tr>
      <w:tr w:rsidRPr="002D3546" w:rsidR="00DD24C2" w:rsidTr="00A23ED4" w14:paraId="5BDF1F3B" w14:textId="77777777">
        <w:trPr>
          <w:trHeight w:val="300"/>
        </w:trPr>
        <w:tc>
          <w:tcPr>
            <w:tcW w:w="43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DD24C2" w:rsidRDefault="00080A53" w14:paraId="3E8B03E1" w14:textId="203F6F46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/>
                <w:lang w:val="en-IN" w:eastAsia="en-IN"/>
              </w:rPr>
              <w:t>Registered Nurse</w:t>
            </w: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DD24C2" w:rsidRDefault="002C5257" w14:paraId="76209ACA" w14:textId="2497EA94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/>
                <w:lang w:val="en-IN" w:eastAsia="en-IN"/>
              </w:rPr>
              <w:t>7</w:t>
            </w:r>
          </w:p>
        </w:tc>
      </w:tr>
      <w:tr w:rsidRPr="002D3546" w:rsidR="00DD24C2" w:rsidTr="00A23ED4" w14:paraId="0A43836A" w14:textId="77777777">
        <w:trPr>
          <w:trHeight w:val="300"/>
        </w:trPr>
        <w:tc>
          <w:tcPr>
            <w:tcW w:w="43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DD24C2" w:rsidRDefault="00C260E8" w14:paraId="19BE1159" w14:textId="49E9B8D6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Li</w:t>
            </w:r>
            <w:r w:rsidRPr="002D3546" w:rsidR="004E6E6D">
              <w:rPr>
                <w:rFonts w:eastAsia="Arial"/>
                <w:color w:val="000000" w:themeColor="text1"/>
                <w:lang w:val="en-IN" w:eastAsia="en-IN"/>
              </w:rPr>
              <w:t>censed</w:t>
            </w:r>
            <w:r w:rsidRPr="002D3546" w:rsidR="00310BD4">
              <w:rPr>
                <w:rFonts w:eastAsia="Arial"/>
                <w:color w:val="000000" w:themeColor="text1"/>
                <w:lang w:val="en-IN" w:eastAsia="en-IN"/>
              </w:rPr>
              <w:t xml:space="preserve"> Practical </w:t>
            </w:r>
            <w:r w:rsidRPr="002D3546" w:rsidR="00A23ED4">
              <w:rPr>
                <w:rFonts w:eastAsia="Arial"/>
                <w:color w:val="000000" w:themeColor="text1"/>
                <w:lang w:val="en-IN" w:eastAsia="en-IN"/>
              </w:rPr>
              <w:t>/ Vocational Nurse</w:t>
            </w: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DD24C2" w:rsidRDefault="002C5257" w14:paraId="2BAC40ED" w14:textId="20E25FA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9</w:t>
            </w:r>
          </w:p>
        </w:tc>
      </w:tr>
      <w:tr w:rsidRPr="002D3546" w:rsidR="00DD24C2" w:rsidTr="00A23ED4" w14:paraId="3A2BE982" w14:textId="77777777">
        <w:trPr>
          <w:trHeight w:val="300"/>
        </w:trPr>
        <w:tc>
          <w:tcPr>
            <w:tcW w:w="43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DD24C2" w:rsidRDefault="00C51641" w14:paraId="5B153FA4" w14:textId="0920272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Certified Nurse</w:t>
            </w:r>
            <w:r w:rsidRPr="002D3546" w:rsidR="009505B6">
              <w:rPr>
                <w:rFonts w:eastAsia="Arial"/>
                <w:color w:val="000000" w:themeColor="text1"/>
                <w:lang w:val="en-IN" w:eastAsia="en-IN"/>
              </w:rPr>
              <w:t xml:space="preserve"> Aide</w:t>
            </w: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DD24C2" w:rsidRDefault="002C5257" w14:paraId="59375104" w14:textId="396F90B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10</w:t>
            </w:r>
          </w:p>
        </w:tc>
      </w:tr>
      <w:tr w:rsidRPr="002D3546" w:rsidR="00DD24C2" w:rsidTr="00A23ED4" w14:paraId="37BEBE02" w14:textId="77777777">
        <w:trPr>
          <w:trHeight w:val="300"/>
        </w:trPr>
        <w:tc>
          <w:tcPr>
            <w:tcW w:w="43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DD24C2" w:rsidRDefault="000065D2" w14:paraId="41A9FF03" w14:textId="23034C9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/>
                <w:lang w:val="en-IN" w:eastAsia="en-IN"/>
              </w:rPr>
              <w:t>Medication Aide/</w:t>
            </w:r>
            <w:r w:rsidRPr="002D3546" w:rsidR="00E73DA5">
              <w:rPr>
                <w:rFonts w:eastAsia="Arial"/>
                <w:color w:val="000000"/>
                <w:lang w:val="en-IN" w:eastAsia="en-IN"/>
              </w:rPr>
              <w:t>Tech</w:t>
            </w:r>
            <w:r w:rsidRPr="002D3546" w:rsidR="0055578A">
              <w:rPr>
                <w:rFonts w:eastAsia="Arial"/>
                <w:color w:val="000000"/>
                <w:lang w:val="en-IN" w:eastAsia="en-IN"/>
              </w:rPr>
              <w:t>nician</w:t>
            </w: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2D3546" w:rsidR="00DD24C2" w:rsidRDefault="002C5257" w14:paraId="31A8E750" w14:textId="111D246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002D3546">
              <w:rPr>
                <w:rFonts w:eastAsia="Arial"/>
                <w:color w:val="000000" w:themeColor="text1"/>
                <w:lang w:val="en-IN" w:eastAsia="en-IN"/>
              </w:rPr>
              <w:t>12</w:t>
            </w:r>
          </w:p>
        </w:tc>
      </w:tr>
    </w:tbl>
    <w:p w:rsidRPr="003D40F8" w:rsidR="003D40F8" w:rsidP="003D40F8" w:rsidRDefault="0078275E" w14:paraId="1E1FEB60" w14:textId="77777777">
      <w:pPr>
        <w:pStyle w:val="Heading1"/>
        <w:rPr>
          <w:rFonts w:eastAsia="Arial"/>
          <w:bCs/>
          <w:sz w:val="22"/>
          <w:szCs w:val="22"/>
          <w:lang w:val="en-IN"/>
        </w:rPr>
      </w:pPr>
      <w:r>
        <w:rPr>
          <w:rFonts w:ascii="Arial" w:hAnsi="Arial" w:eastAsia="Arial"/>
          <w:b w:val="0"/>
          <w:bCs/>
          <w:color w:val="auto"/>
          <w:sz w:val="20"/>
          <w:lang w:val="en-IN"/>
        </w:rPr>
        <w:br/>
      </w:r>
      <w:r w:rsidRPr="002D3546" w:rsidR="00D92BD2">
        <w:rPr>
          <w:rFonts w:ascii="Arial" w:hAnsi="Arial" w:eastAsia="Arial"/>
          <w:b w:val="0"/>
          <w:bCs/>
          <w:color w:val="auto"/>
          <w:sz w:val="20"/>
          <w:lang w:val="en-IN"/>
        </w:rPr>
        <w:t>Nursing hours and in-house occupancy information for the Skilled Nursing Facility</w:t>
      </w:r>
      <w:r w:rsidRPr="002D3546" w:rsidR="00D92BD2">
        <w:rPr>
          <w:rFonts w:ascii="Arial" w:hAnsi="Arial" w:eastAsia="Arial"/>
          <w:b w:val="0"/>
          <w:bCs/>
          <w:color w:val="auto"/>
          <w:sz w:val="20"/>
          <w:lang w:val="en-IN"/>
        </w:rPr>
        <w:br/>
      </w:r>
      <w:r w:rsidRPr="002D3546" w:rsidR="00D92BD2">
        <w:rPr>
          <w:rFonts w:ascii="Arial" w:hAnsi="Arial" w:eastAsia="Arial"/>
          <w:b w:val="0"/>
          <w:bCs/>
          <w:color w:val="auto"/>
          <w:sz w:val="20"/>
          <w:lang w:val="en-IN"/>
        </w:rPr>
        <w:t>Includes all hours reported through Asbury’s internal time system (Kronos / UKG)</w:t>
      </w:r>
      <w:r w:rsidRPr="002D3546" w:rsidR="00D92BD2">
        <w:rPr>
          <w:rFonts w:ascii="Arial" w:hAnsi="Arial" w:eastAsia="Arial"/>
          <w:b w:val="0"/>
          <w:bCs/>
          <w:color w:val="auto"/>
          <w:sz w:val="20"/>
          <w:lang w:val="en-IN"/>
        </w:rPr>
        <w:br/>
      </w:r>
      <w:r w:rsidRPr="002D3546" w:rsidR="00D92BD2">
        <w:rPr>
          <w:rFonts w:ascii="Arial" w:hAnsi="Arial" w:eastAsia="Arial"/>
          <w:b w:val="0"/>
          <w:bCs/>
          <w:color w:val="auto"/>
          <w:sz w:val="20"/>
          <w:lang w:val="en-IN"/>
        </w:rPr>
        <w:t>Includes Associates and Agency (if reported through Kronos/UKG)</w:t>
      </w:r>
      <w:r w:rsidRPr="002D3546" w:rsidR="00B5240F">
        <w:rPr>
          <w:rFonts w:ascii="Arial" w:hAnsi="Arial" w:eastAsia="Arial"/>
          <w:b w:val="0"/>
          <w:bCs/>
          <w:color w:val="auto"/>
          <w:sz w:val="20"/>
          <w:lang w:val="en-IN"/>
        </w:rPr>
        <w:br/>
      </w:r>
      <w:r w:rsidR="00B5240F">
        <w:rPr>
          <w:rFonts w:ascii="Arial" w:hAnsi="Arial" w:eastAsia="Arial"/>
          <w:b w:val="0"/>
          <w:bCs/>
          <w:color w:val="auto"/>
          <w:sz w:val="22"/>
          <w:szCs w:val="22"/>
          <w:lang w:val="en-IN"/>
        </w:rPr>
        <w:br/>
      </w:r>
      <w:r w:rsidRPr="00C944C7" w:rsidR="007A0599">
        <w:rPr>
          <w:rFonts w:ascii="Arial" w:hAnsi="Arial" w:eastAsia="Arial"/>
          <w:b w:val="0"/>
          <w:bCs/>
          <w:color w:val="auto"/>
          <w:sz w:val="20"/>
          <w:lang w:val="en-IN"/>
        </w:rPr>
        <w:t xml:space="preserve">For NHPPD </w:t>
      </w:r>
      <w:r w:rsidRPr="00C944C7" w:rsidR="009829E3">
        <w:rPr>
          <w:rFonts w:ascii="Arial" w:hAnsi="Arial" w:eastAsia="Arial"/>
          <w:b w:val="0"/>
          <w:bCs/>
          <w:color w:val="auto"/>
          <w:sz w:val="20"/>
          <w:lang w:val="en-IN"/>
        </w:rPr>
        <w:t>Reporting Code and Earn</w:t>
      </w:r>
      <w:r w:rsidRPr="00C944C7" w:rsidR="00C944C7">
        <w:rPr>
          <w:rFonts w:ascii="Arial" w:hAnsi="Arial" w:eastAsia="Arial"/>
          <w:b w:val="0"/>
          <w:bCs/>
          <w:color w:val="auto"/>
          <w:sz w:val="20"/>
          <w:lang w:val="en-IN"/>
        </w:rPr>
        <w:t>ing Code refer to the document .</w:t>
      </w:r>
      <w:r w:rsidR="00C944C7">
        <w:rPr>
          <w:rFonts w:ascii="Arial" w:hAnsi="Arial" w:eastAsia="Arial"/>
          <w:b w:val="0"/>
          <w:bCs/>
          <w:color w:val="auto"/>
          <w:sz w:val="20"/>
          <w:lang w:val="en-IN"/>
        </w:rPr>
        <w:br/>
      </w:r>
      <w:hyperlink w:history="1" r:id="rId15">
        <w:r w:rsidRPr="003D40F8" w:rsidR="003D40F8">
          <w:rPr>
            <w:rStyle w:val="Hyperlink"/>
            <w:rFonts w:ascii="Arial Bold" w:hAnsi="Arial Bold" w:eastAsia="Arial"/>
            <w:bCs/>
            <w:sz w:val="22"/>
            <w:szCs w:val="22"/>
            <w:lang w:val="en-IN"/>
          </w:rPr>
          <w:t>NHPPD Reporting and Earning Code.xlsx</w:t>
        </w:r>
      </w:hyperlink>
    </w:p>
    <w:p w:rsidRPr="004142BB" w:rsidR="00B44127" w:rsidP="00391CF2" w:rsidRDefault="00391CF2" w14:paraId="3A4D0243" w14:textId="056AB04D">
      <w:pPr>
        <w:pStyle w:val="Heading1"/>
        <w:spacing w:before="0"/>
        <w:rPr>
          <w:rFonts w:ascii="Arial" w:hAnsi="Arial" w:eastAsia="Arial"/>
        </w:rPr>
      </w:pP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2</w:t>
      </w:r>
      <w:r w:rsidRPr="685DE177"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>Project Requirements</w:t>
      </w:r>
    </w:p>
    <w:p w:rsidR="00B44127" w:rsidP="685DE177" w:rsidRDefault="00B44127" w14:paraId="375C933D" w14:textId="77777777">
      <w:pPr>
        <w:spacing w:before="0"/>
        <w:rPr>
          <w:rFonts w:eastAsia="Arial"/>
        </w:rPr>
      </w:pPr>
      <w:r w:rsidRPr="685DE177">
        <w:rPr>
          <w:rFonts w:eastAsia="Arial"/>
        </w:rPr>
        <w:t>This section provides the detailed Business and Technical Requirements to deliver this project.</w:t>
      </w:r>
    </w:p>
    <w:p w:rsidR="00B44127" w:rsidP="685DE177" w:rsidRDefault="00B44127" w14:paraId="75896F43" w14:textId="77777777">
      <w:pPr>
        <w:spacing w:before="0"/>
        <w:rPr>
          <w:rFonts w:eastAsia="Arial"/>
        </w:rPr>
      </w:pPr>
    </w:p>
    <w:p w:rsidR="00B44127" w:rsidP="685DE177" w:rsidRDefault="00B44127" w14:paraId="347E50F5" w14:textId="77777777">
      <w:pPr>
        <w:spacing w:before="0"/>
        <w:rPr>
          <w:rFonts w:eastAsia="Arial"/>
        </w:rPr>
      </w:pPr>
      <w:r w:rsidRPr="685DE177">
        <w:rPr>
          <w:rFonts w:eastAsia="Arial"/>
        </w:rPr>
        <w:t>Business Requirements:</w:t>
      </w:r>
    </w:p>
    <w:p w:rsidR="38F3FA96" w:rsidP="31F32038" w:rsidRDefault="38F3FA96" w14:paraId="5A755E32" w14:textId="23777975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685DE177">
        <w:rPr>
          <w:rFonts w:ascii="Arial" w:hAnsi="Arial" w:eastAsia="Arial" w:cs="Arial"/>
          <w:sz w:val="20"/>
          <w:szCs w:val="20"/>
        </w:rPr>
        <w:t xml:space="preserve">Consolidated reporting of nursing hours from multiple systems including PCC, </w:t>
      </w:r>
      <w:proofErr w:type="spellStart"/>
      <w:r w:rsidRPr="685DE177">
        <w:rPr>
          <w:rFonts w:ascii="Arial" w:hAnsi="Arial" w:eastAsia="Arial" w:cs="Arial"/>
          <w:sz w:val="20"/>
          <w:szCs w:val="20"/>
        </w:rPr>
        <w:t>Ultipro</w:t>
      </w:r>
      <w:proofErr w:type="spellEnd"/>
      <w:r w:rsidRPr="685DE177">
        <w:rPr>
          <w:rFonts w:ascii="Arial" w:hAnsi="Arial" w:eastAsia="Arial" w:cs="Arial"/>
          <w:sz w:val="20"/>
          <w:szCs w:val="20"/>
        </w:rPr>
        <w:t>, and GP, enriched with static budget files.</w:t>
      </w:r>
    </w:p>
    <w:p w:rsidR="38F3FA96" w:rsidP="31F32038" w:rsidRDefault="38F3FA96" w14:paraId="792AFFCB" w14:textId="3A0C09B7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685DE177">
        <w:rPr>
          <w:rFonts w:ascii="Arial" w:hAnsi="Arial" w:eastAsia="Arial" w:cs="Arial"/>
          <w:sz w:val="20"/>
          <w:szCs w:val="20"/>
        </w:rPr>
        <w:t>Visualization of NHPPD KPIs and staffing data in Qlik dashboards for non-technical stakeholders.</w:t>
      </w:r>
    </w:p>
    <w:p w:rsidR="38F3FA96" w:rsidP="31F32038" w:rsidRDefault="38F3FA96" w14:paraId="45B6336F" w14:textId="7DEBE709" w14:noSpellErr="1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  <w:sz w:val="20"/>
          <w:szCs w:val="20"/>
        </w:rPr>
      </w:pPr>
      <w:commentRangeStart w:id="1313143334"/>
      <w:r w:rsidRPr="1B180D52" w:rsidR="10435C06">
        <w:rPr>
          <w:rFonts w:ascii="Arial" w:hAnsi="Arial" w:eastAsia="Arial" w:cs="Arial"/>
          <w:sz w:val="20"/>
          <w:szCs w:val="20"/>
        </w:rPr>
        <w:t>Inclusion of various levels of care: Independent Living (IL), Assisted Living (AL), and Skilled Nursing Facility (SNF).</w:t>
      </w:r>
      <w:commentRangeEnd w:id="1313143334"/>
      <w:r>
        <w:rPr>
          <w:rStyle w:val="CommentReference"/>
        </w:rPr>
        <w:commentReference w:id="1313143334"/>
      </w:r>
    </w:p>
    <w:p w:rsidR="38F3FA96" w:rsidP="31F32038" w:rsidRDefault="38F3FA96" w14:paraId="4CF6C4F7" w14:textId="7C0858BC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685DE177">
        <w:rPr>
          <w:rFonts w:ascii="Arial" w:hAnsi="Arial" w:eastAsia="Arial" w:cs="Arial"/>
          <w:sz w:val="20"/>
          <w:szCs w:val="20"/>
        </w:rPr>
        <w:t>Automation of data extraction, transformation, and loading to reduce manual intervention and human error.</w:t>
      </w:r>
    </w:p>
    <w:p w:rsidR="38F3FA96" w:rsidP="31F32038" w:rsidRDefault="38F3FA96" w14:paraId="6956954D" w14:textId="0909ABE6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685DE177">
        <w:rPr>
          <w:rFonts w:ascii="Arial" w:hAnsi="Arial" w:eastAsia="Arial" w:cs="Arial"/>
          <w:sz w:val="20"/>
          <w:szCs w:val="20"/>
        </w:rPr>
        <w:t>Ability to validate census fluctuations and staffing effectiveness in near real-time.</w:t>
      </w:r>
    </w:p>
    <w:p w:rsidR="38F3FA96" w:rsidP="31F32038" w:rsidRDefault="38F3FA96" w14:paraId="127C1891" w14:textId="025A3F90">
      <w:pPr>
        <w:pStyle w:val="ListParagraph"/>
        <w:numPr>
          <w:ilvl w:val="0"/>
          <w:numId w:val="1"/>
        </w:numPr>
        <w:spacing w:before="240" w:after="240"/>
        <w:rPr>
          <w:rFonts w:ascii="Arial" w:hAnsi="Arial" w:eastAsia="Arial" w:cs="Arial"/>
          <w:sz w:val="20"/>
          <w:szCs w:val="20"/>
        </w:rPr>
      </w:pPr>
      <w:r w:rsidRPr="685DE177">
        <w:rPr>
          <w:rFonts w:ascii="Arial" w:hAnsi="Arial" w:eastAsia="Arial" w:cs="Arial"/>
          <w:sz w:val="20"/>
          <w:szCs w:val="20"/>
        </w:rPr>
        <w:t>Backup data ingestion for contingency in case of data unavailability or extraction issues.</w:t>
      </w:r>
    </w:p>
    <w:p w:rsidR="00B44127" w:rsidP="685DE177" w:rsidRDefault="00B44127" w14:paraId="7B9E003F" w14:textId="77777777">
      <w:pPr>
        <w:spacing w:before="0"/>
        <w:rPr>
          <w:rFonts w:eastAsia="Arial"/>
          <w:color w:val="0000FF"/>
        </w:rPr>
      </w:pPr>
    </w:p>
    <w:p w:rsidR="00B44127" w:rsidP="685DE177" w:rsidRDefault="00B44127" w14:paraId="777C6F4A" w14:textId="77777777">
      <w:pPr>
        <w:spacing w:before="0"/>
        <w:rPr>
          <w:rFonts w:eastAsia="Arial"/>
        </w:rPr>
      </w:pPr>
      <w:r w:rsidRPr="685DE177">
        <w:rPr>
          <w:rFonts w:eastAsia="Arial"/>
        </w:rPr>
        <w:t>Technical Requirements:</w:t>
      </w:r>
    </w:p>
    <w:p w:rsidR="00E570DD" w:rsidP="685DE177" w:rsidRDefault="106978D9" w14:paraId="569D29BA" w14:textId="5FBFD66A">
      <w:pPr>
        <w:spacing w:before="240" w:after="240"/>
        <w:rPr>
          <w:rFonts w:eastAsia="Arial"/>
          <w:color w:val="000000" w:themeColor="text1"/>
        </w:rPr>
      </w:pPr>
      <w:r w:rsidRPr="685DE177">
        <w:rPr>
          <w:rFonts w:eastAsia="Arial"/>
          <w:color w:val="000000" w:themeColor="text1"/>
        </w:rPr>
        <w:t>The technical environment and tools required to support the successful implementation of the NHPPD Report include:</w:t>
      </w:r>
    </w:p>
    <w:p w:rsidR="00E570DD" w:rsidP="685DE177" w:rsidRDefault="106978D9" w14:paraId="4A6229D6" w14:textId="0AA581D2">
      <w:pPr>
        <w:spacing w:before="240" w:after="240"/>
        <w:rPr>
          <w:rFonts w:eastAsia="Arial"/>
          <w:color w:val="000000" w:themeColor="text1"/>
        </w:rPr>
      </w:pPr>
      <w:r w:rsidRPr="685DE177">
        <w:rPr>
          <w:rFonts w:eastAsia="Arial"/>
          <w:b/>
          <w:bCs/>
          <w:color w:val="000000" w:themeColor="text1"/>
        </w:rPr>
        <w:t>Infrastructure:</w:t>
      </w:r>
    </w:p>
    <w:p w:rsidR="00E570DD" w:rsidP="685DE177" w:rsidRDefault="106978D9" w14:paraId="61C9CE23" w14:textId="187E2243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Cloud Provider: AWS</w:t>
      </w:r>
    </w:p>
    <w:p w:rsidR="00E570DD" w:rsidP="685DE177" w:rsidRDefault="106978D9" w14:paraId="2AF7FB70" w14:textId="0279AE6D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Database: Amazon Redshift (Data Warehouse)</w:t>
      </w:r>
    </w:p>
    <w:p w:rsidR="00E570DD" w:rsidP="685DE177" w:rsidRDefault="106978D9" w14:paraId="1ABAC40A" w14:textId="51654F24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Storage: AWS S3 (Raw and processed data)</w:t>
      </w:r>
    </w:p>
    <w:p w:rsidR="00E570DD" w:rsidP="685DE177" w:rsidRDefault="106978D9" w14:paraId="7A976FE7" w14:textId="2E50325B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ETL Orchestration: AWS Glue</w:t>
      </w:r>
    </w:p>
    <w:p w:rsidR="00E570DD" w:rsidP="685DE177" w:rsidRDefault="106978D9" w14:paraId="55D16DB9" w14:textId="56FB19C4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Data Migration: AWS DMS</w:t>
      </w:r>
    </w:p>
    <w:p w:rsidR="00E570DD" w:rsidP="685DE177" w:rsidRDefault="106978D9" w14:paraId="49D053A7" w14:textId="0BD9BE80">
      <w:pPr>
        <w:pStyle w:val="ListParagraph"/>
        <w:numPr>
          <w:ilvl w:val="0"/>
          <w:numId w:val="12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 xml:space="preserve">ODBC Connector: </w:t>
      </w:r>
      <w:r w:rsidRPr="685DE177" w:rsidR="6F0272FD">
        <w:rPr>
          <w:rFonts w:ascii="Arial" w:hAnsi="Arial" w:eastAsia="Arial" w:cs="Arial"/>
          <w:color w:val="000000" w:themeColor="text1"/>
          <w:sz w:val="20"/>
          <w:szCs w:val="20"/>
        </w:rPr>
        <w:t>NetSuite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 xml:space="preserve"> ODBC Driver for data extraction</w:t>
      </w:r>
    </w:p>
    <w:p w:rsidR="00E570DD" w:rsidP="685DE177" w:rsidRDefault="106978D9" w14:paraId="35A4200B" w14:textId="223B9C4E">
      <w:pPr>
        <w:spacing w:before="240" w:after="240"/>
        <w:rPr>
          <w:rFonts w:eastAsia="Arial"/>
          <w:color w:val="000000" w:themeColor="text1"/>
        </w:rPr>
      </w:pPr>
      <w:r w:rsidRPr="685DE177">
        <w:rPr>
          <w:rFonts w:eastAsia="Arial"/>
          <w:b/>
          <w:bCs/>
          <w:color w:val="000000" w:themeColor="text1"/>
        </w:rPr>
        <w:t>Software:</w:t>
      </w:r>
    </w:p>
    <w:p w:rsidR="00E570DD" w:rsidP="685DE177" w:rsidRDefault="106978D9" w14:paraId="50A8AE5C" w14:textId="68C8AF74">
      <w:pPr>
        <w:pStyle w:val="ListParagraph"/>
        <w:numPr>
          <w:ilvl w:val="0"/>
          <w:numId w:val="11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BI Tool: Qlik Sense</w:t>
      </w:r>
    </w:p>
    <w:p w:rsidR="00E570DD" w:rsidP="685DE177" w:rsidRDefault="106978D9" w14:paraId="13CF3420" w14:textId="5373247C">
      <w:pPr>
        <w:pStyle w:val="ListParagraph"/>
        <w:numPr>
          <w:ilvl w:val="0"/>
          <w:numId w:val="11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Data Sources Integration: APIs/Connectors for:</w:t>
      </w:r>
    </w:p>
    <w:p w:rsidR="00E570DD" w:rsidP="685DE177" w:rsidRDefault="106978D9" w14:paraId="5C9D9ECB" w14:textId="47E73EA2">
      <w:pPr>
        <w:pStyle w:val="ListParagraph"/>
        <w:numPr>
          <w:ilvl w:val="1"/>
          <w:numId w:val="11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Point Click Care (PCC)</w:t>
      </w:r>
    </w:p>
    <w:p w:rsidR="00E570DD" w:rsidP="685DE177" w:rsidRDefault="106978D9" w14:paraId="3C1ECAF4" w14:textId="217DF0F6">
      <w:pPr>
        <w:pStyle w:val="ListParagraph"/>
        <w:numPr>
          <w:ilvl w:val="1"/>
          <w:numId w:val="11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proofErr w:type="spellStart"/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Ultipro</w:t>
      </w:r>
      <w:proofErr w:type="spellEnd"/>
    </w:p>
    <w:p w:rsidR="00E570DD" w:rsidP="685DE177" w:rsidRDefault="106978D9" w14:paraId="296D2222" w14:textId="488E60BD">
      <w:pPr>
        <w:pStyle w:val="ListParagraph"/>
        <w:numPr>
          <w:ilvl w:val="1"/>
          <w:numId w:val="11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Great Plains (GP)</w:t>
      </w:r>
    </w:p>
    <w:p w:rsidR="00E570DD" w:rsidP="685DE177" w:rsidRDefault="106978D9" w14:paraId="620C83CE" w14:textId="09484AD0">
      <w:pPr>
        <w:pStyle w:val="ListParagraph"/>
        <w:numPr>
          <w:ilvl w:val="1"/>
          <w:numId w:val="11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proofErr w:type="spellStart"/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Netsuite</w:t>
      </w:r>
      <w:proofErr w:type="spellEnd"/>
    </w:p>
    <w:p w:rsidR="009758B6" w:rsidP="685DE177" w:rsidRDefault="009758B6" w14:paraId="20D285A5" w14:textId="15AA4130">
      <w:pPr>
        <w:pStyle w:val="ListParagraph"/>
        <w:numPr>
          <w:ilvl w:val="1"/>
          <w:numId w:val="11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proofErr w:type="spellStart"/>
      <w:r>
        <w:rPr>
          <w:rFonts w:ascii="Arial" w:hAnsi="Arial" w:eastAsia="Arial" w:cs="Arial"/>
          <w:color w:val="000000" w:themeColor="text1"/>
          <w:sz w:val="20"/>
          <w:szCs w:val="20"/>
        </w:rPr>
        <w:t>PbjLog</w:t>
      </w:r>
      <w:proofErr w:type="spellEnd"/>
    </w:p>
    <w:p w:rsidR="00A00F42" w:rsidP="685DE177" w:rsidRDefault="00A00F42" w14:paraId="37A52B82" w14:textId="5EC5EC48">
      <w:pPr>
        <w:pStyle w:val="ListParagraph"/>
        <w:numPr>
          <w:ilvl w:val="1"/>
          <w:numId w:val="11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Kronos</w:t>
      </w:r>
    </w:p>
    <w:p w:rsidR="00E570DD" w:rsidP="685DE177" w:rsidRDefault="106978D9" w14:paraId="274D0DC0" w14:textId="158F3156">
      <w:pPr>
        <w:pStyle w:val="ListParagraph"/>
        <w:numPr>
          <w:ilvl w:val="1"/>
          <w:numId w:val="11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Budget Static Files (CSV, Excel</w:t>
      </w:r>
    </w:p>
    <w:p w:rsidR="00E570DD" w:rsidP="685DE177" w:rsidRDefault="106978D9" w14:paraId="10E78241" w14:textId="281B8C58">
      <w:pPr>
        <w:spacing w:before="240" w:after="240"/>
        <w:rPr>
          <w:rFonts w:eastAsia="Arial"/>
          <w:color w:val="000000" w:themeColor="text1"/>
        </w:rPr>
      </w:pPr>
      <w:r w:rsidRPr="685DE177">
        <w:rPr>
          <w:rFonts w:eastAsia="Arial"/>
          <w:b/>
          <w:bCs/>
          <w:color w:val="000000" w:themeColor="text1"/>
        </w:rPr>
        <w:t>Processing:</w:t>
      </w:r>
    </w:p>
    <w:p w:rsidR="00E570DD" w:rsidP="685DE177" w:rsidRDefault="106978D9" w14:paraId="3897FDE3" w14:textId="0D02F645">
      <w:pPr>
        <w:pStyle w:val="ListParagraph"/>
        <w:numPr>
          <w:ilvl w:val="0"/>
          <w:numId w:val="10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 xml:space="preserve">ETL Framework: Custom Glue Jobs using </w:t>
      </w:r>
      <w:proofErr w:type="spellStart"/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PySpark</w:t>
      </w:r>
      <w:proofErr w:type="spellEnd"/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/Scala</w:t>
      </w:r>
    </w:p>
    <w:p w:rsidR="00E570DD" w:rsidP="685DE177" w:rsidRDefault="106978D9" w14:paraId="17F061C2" w14:textId="39F8678F">
      <w:pPr>
        <w:pStyle w:val="ListParagraph"/>
        <w:numPr>
          <w:ilvl w:val="0"/>
          <w:numId w:val="10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Data Format: Parquet, JSON, CSV (as applicable)</w:t>
      </w:r>
    </w:p>
    <w:p w:rsidR="00E570DD" w:rsidP="685DE177" w:rsidRDefault="106978D9" w14:paraId="1D8C91AC" w14:textId="227C1AE8">
      <w:pPr>
        <w:pStyle w:val="ListParagraph"/>
        <w:numPr>
          <w:ilvl w:val="0"/>
          <w:numId w:val="10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Transformation Patterns:</w:t>
      </w:r>
    </w:p>
    <w:p w:rsidR="00E570DD" w:rsidP="685DE177" w:rsidRDefault="106978D9" w14:paraId="09641098" w14:textId="142C3FEC">
      <w:pPr>
        <w:pStyle w:val="ListParagraph"/>
        <w:numPr>
          <w:ilvl w:val="1"/>
          <w:numId w:val="10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Slowly Changing Dimensions (SCD)</w:t>
      </w:r>
    </w:p>
    <w:p w:rsidR="00E570DD" w:rsidP="685DE177" w:rsidRDefault="106978D9" w14:paraId="3D5A1CC5" w14:textId="7934CCCE">
      <w:pPr>
        <w:pStyle w:val="ListParagraph"/>
        <w:numPr>
          <w:ilvl w:val="1"/>
          <w:numId w:val="10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HUDI transformations for incremental data load</w:t>
      </w:r>
    </w:p>
    <w:p w:rsidR="00E570DD" w:rsidP="685DE177" w:rsidRDefault="106978D9" w14:paraId="67549D55" w14:textId="700A31D1">
      <w:pPr>
        <w:pStyle w:val="ListParagraph"/>
        <w:numPr>
          <w:ilvl w:val="1"/>
          <w:numId w:val="10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Standardization and data cleansing logic</w:t>
      </w:r>
    </w:p>
    <w:p w:rsidR="00E570DD" w:rsidP="685DE177" w:rsidRDefault="106978D9" w14:paraId="1244F1E0" w14:textId="24EC2934">
      <w:pPr>
        <w:spacing w:before="240" w:after="240"/>
        <w:rPr>
          <w:rFonts w:eastAsia="Arial"/>
          <w:color w:val="000000" w:themeColor="text1"/>
        </w:rPr>
      </w:pPr>
      <w:r w:rsidRPr="685DE177">
        <w:rPr>
          <w:rFonts w:eastAsia="Arial"/>
          <w:b/>
          <w:bCs/>
          <w:color w:val="000000" w:themeColor="text1"/>
        </w:rPr>
        <w:t>Scheduling:</w:t>
      </w:r>
    </w:p>
    <w:p w:rsidR="00E570DD" w:rsidP="685DE177" w:rsidRDefault="106978D9" w14:paraId="3B9737E3" w14:textId="7B3B84F9">
      <w:pPr>
        <w:pStyle w:val="ListParagraph"/>
        <w:numPr>
          <w:ilvl w:val="0"/>
          <w:numId w:val="9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Scheduler: AWS Glue Triggers &amp; CloudWatch Events</w:t>
      </w:r>
    </w:p>
    <w:p w:rsidR="00E570DD" w:rsidP="685DE177" w:rsidRDefault="106978D9" w14:paraId="23C748C9" w14:textId="3A43D104">
      <w:pPr>
        <w:pStyle w:val="ListParagraph"/>
        <w:numPr>
          <w:ilvl w:val="0"/>
          <w:numId w:val="9"/>
        </w:numPr>
        <w:spacing w:before="240" w:after="240"/>
        <w:rPr>
          <w:rFonts w:ascii="Arial" w:hAnsi="Arial" w:eastAsia="Arial" w:cs="Arial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 xml:space="preserve">Job Timings: Twice daily (2:00 AM and 11:00 AM </w:t>
      </w:r>
      <w:r w:rsidRPr="685DE177" w:rsidR="6265E40F">
        <w:rPr>
          <w:rFonts w:ascii="Arial" w:hAnsi="Arial" w:eastAsia="Arial" w:cs="Arial"/>
          <w:color w:val="000000" w:themeColor="text1"/>
          <w:sz w:val="20"/>
          <w:szCs w:val="20"/>
        </w:rPr>
        <w:t xml:space="preserve">EST 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for extraction and transformation)</w:t>
      </w:r>
      <w:r w:rsidRPr="685DE177" w:rsidR="6940E885">
        <w:rPr>
          <w:rFonts w:ascii="Arial" w:hAnsi="Arial" w:eastAsia="Arial" w:cs="Arial"/>
          <w:color w:val="000000" w:themeColor="text1"/>
          <w:sz w:val="20"/>
          <w:szCs w:val="20"/>
        </w:rPr>
        <w:t>.</w:t>
      </w:r>
    </w:p>
    <w:p w:rsidR="00E570DD" w:rsidP="685DE177" w:rsidRDefault="6940E885" w14:paraId="086FF3E6" w14:textId="1B9FE34F">
      <w:pPr>
        <w:pStyle w:val="ListParagraph"/>
        <w:numPr>
          <w:ilvl w:val="0"/>
          <w:numId w:val="9"/>
        </w:numPr>
        <w:spacing w:before="240" w:after="240"/>
        <w:rPr>
          <w:rFonts w:ascii="Arial" w:hAnsi="Arial" w:eastAsia="Arial" w:cs="Arial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 xml:space="preserve"> For more details on job scheduling refer to section 6.</w:t>
      </w:r>
    </w:p>
    <w:p w:rsidR="00E570DD" w:rsidP="685DE177" w:rsidRDefault="106978D9" w14:paraId="132B0059" w14:textId="24E887A0">
      <w:pPr>
        <w:spacing w:before="240" w:after="240"/>
        <w:rPr>
          <w:rFonts w:eastAsia="Arial"/>
          <w:color w:val="000000" w:themeColor="text1"/>
        </w:rPr>
      </w:pPr>
      <w:r w:rsidRPr="685DE177">
        <w:rPr>
          <w:rFonts w:eastAsia="Arial"/>
          <w:b/>
          <w:bCs/>
          <w:color w:val="000000" w:themeColor="text1"/>
        </w:rPr>
        <w:t>Security &amp; Access:</w:t>
      </w:r>
    </w:p>
    <w:p w:rsidR="00E570DD" w:rsidP="685DE177" w:rsidRDefault="106978D9" w14:paraId="456AF72E" w14:textId="43AB0AF6">
      <w:pPr>
        <w:pStyle w:val="ListParagraph"/>
        <w:numPr>
          <w:ilvl w:val="0"/>
          <w:numId w:val="8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IAM Roles for access control to Glue, S3, Redshift</w:t>
      </w:r>
    </w:p>
    <w:p w:rsidR="00E570DD" w:rsidP="685DE177" w:rsidRDefault="106978D9" w14:paraId="1B4B25CA" w14:textId="730F99FE">
      <w:pPr>
        <w:pStyle w:val="ListParagraph"/>
        <w:numPr>
          <w:ilvl w:val="0"/>
          <w:numId w:val="8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Audit Logs for ETL activity tracking</w:t>
      </w:r>
    </w:p>
    <w:p w:rsidR="00E570DD" w:rsidP="685DE177" w:rsidRDefault="106978D9" w14:paraId="1D551238" w14:textId="5339787C">
      <w:pPr>
        <w:pStyle w:val="ListParagraph"/>
        <w:numPr>
          <w:ilvl w:val="0"/>
          <w:numId w:val="8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Secure FTP for file-based data inputs</w:t>
      </w:r>
      <w:r w:rsidR="00FE1390">
        <w:br/>
      </w:r>
    </w:p>
    <w:p w:rsidR="00E570DD" w:rsidP="685DE177" w:rsidRDefault="106978D9" w14:paraId="07EFC99D" w14:textId="3F92C391">
      <w:pPr>
        <w:spacing w:before="240" w:after="240"/>
        <w:rPr>
          <w:rFonts w:eastAsia="Arial"/>
          <w:color w:val="000000" w:themeColor="text1"/>
        </w:rPr>
      </w:pPr>
      <w:r w:rsidRPr="685DE177">
        <w:rPr>
          <w:rFonts w:eastAsia="Arial"/>
          <w:b/>
          <w:bCs/>
          <w:color w:val="000000" w:themeColor="text1"/>
        </w:rPr>
        <w:t>Performance Considerations:</w:t>
      </w:r>
    </w:p>
    <w:p w:rsidR="00E570DD" w:rsidP="685DE177" w:rsidRDefault="106978D9" w14:paraId="46E1E48C" w14:textId="7FF7F751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Optimized Redshift table designs using sort keys and distribution styles</w:t>
      </w:r>
    </w:p>
    <w:p w:rsidR="00E570DD" w:rsidP="685DE177" w:rsidRDefault="106978D9" w14:paraId="20760332" w14:textId="35513C3E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color w:val="000000" w:themeColor="text1"/>
          <w:sz w:val="20"/>
          <w:szCs w:val="20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Monitoring via CloudWatch Metrics for ETL jobs and Redshift usage</w:t>
      </w:r>
    </w:p>
    <w:p w:rsidR="00E570DD" w:rsidP="685DE177" w:rsidRDefault="00FE1390" w14:paraId="2548B6EB" w14:textId="127D4EFE">
      <w:pPr>
        <w:pStyle w:val="Heading1"/>
        <w:spacing w:before="0"/>
        <w:rPr>
          <w:rFonts w:ascii="Arial" w:hAnsi="Arial" w:eastAsia="Arial"/>
        </w:rPr>
      </w:pPr>
      <w:bookmarkStart w:name="_2.1_Avaya_Service_1" w:id="9"/>
      <w:bookmarkStart w:name="_2.3_Abbott_Labs" w:id="10"/>
      <w:bookmarkStart w:name="_2.3_Cognizant_Escalation" w:id="11"/>
      <w:bookmarkStart w:name="_2.3_Cloud5_Contacts" w:id="12"/>
      <w:bookmarkStart w:name="_2.3_&lt;CUSTOMER&gt;_Contacts" w:id="13"/>
      <w:bookmarkStart w:name="_Toc193915979" w:id="14"/>
      <w:bookmarkEnd w:id="9"/>
      <w:bookmarkEnd w:id="10"/>
      <w:bookmarkEnd w:id="11"/>
      <w:bookmarkEnd w:id="12"/>
      <w:bookmarkEnd w:id="13"/>
      <w:r w:rsidRPr="685DE177">
        <w:rPr>
          <w:rFonts w:ascii="Arial" w:hAnsi="Arial" w:eastAsia="Arial"/>
        </w:rPr>
        <w:t xml:space="preserve">3 </w:t>
      </w:r>
      <w:r w:rsidRPr="685DE177" w:rsidR="00E9610D">
        <w:rPr>
          <w:rFonts w:ascii="Arial" w:hAnsi="Arial" w:eastAsia="Arial"/>
        </w:rPr>
        <w:t xml:space="preserve"> </w:t>
      </w:r>
      <w:r w:rsidRPr="685DE177" w:rsidR="00DD132F">
        <w:rPr>
          <w:rFonts w:ascii="Arial" w:hAnsi="Arial" w:eastAsia="Arial"/>
        </w:rPr>
        <w:t>Data Sources</w:t>
      </w:r>
      <w:bookmarkEnd w:id="14"/>
    </w:p>
    <w:p w:rsidR="00E759E1" w:rsidP="685DE177" w:rsidRDefault="00E759E1" w14:paraId="55E0AA79" w14:textId="3127A914">
      <w:pPr>
        <w:rPr>
          <w:rFonts w:eastAsia="Arial"/>
        </w:rPr>
      </w:pPr>
      <w:r w:rsidRPr="685DE177">
        <w:rPr>
          <w:rFonts w:eastAsia="Arial"/>
        </w:rPr>
        <w:t>Below listed are the data sources for this project.</w:t>
      </w:r>
    </w:p>
    <w:p w:rsidRPr="00514E47" w:rsidR="00D65511" w:rsidP="685DE177" w:rsidRDefault="00E759E1" w14:paraId="64B610C1" w14:textId="10DE6122">
      <w:pPr>
        <w:pStyle w:val="ListParagraph"/>
        <w:numPr>
          <w:ilvl w:val="0"/>
          <w:numId w:val="27"/>
        </w:numPr>
        <w:rPr>
          <w:rFonts w:ascii="Arial" w:hAnsi="Arial" w:eastAsia="Arial" w:cs="Arial"/>
          <w:sz w:val="20"/>
          <w:szCs w:val="20"/>
        </w:rPr>
      </w:pPr>
      <w:r w:rsidRPr="685DE177">
        <w:rPr>
          <w:rFonts w:ascii="Arial" w:hAnsi="Arial" w:eastAsia="Arial" w:cs="Arial"/>
          <w:sz w:val="20"/>
          <w:szCs w:val="20"/>
        </w:rPr>
        <w:t>Data Sources (including type)</w:t>
      </w:r>
      <w:r w:rsidRPr="685DE177" w:rsidR="00330CF8">
        <w:rPr>
          <w:rFonts w:ascii="Arial" w:hAnsi="Arial" w:eastAsia="Arial" w:cs="Arial"/>
          <w:sz w:val="20"/>
          <w:szCs w:val="20"/>
        </w:rPr>
        <w:t xml:space="preserve"> - </w:t>
      </w:r>
      <w:r w:rsidRPr="685DE177" w:rsidR="008B584C">
        <w:rPr>
          <w:rFonts w:ascii="Arial" w:hAnsi="Arial" w:eastAsia="Arial" w:cs="Arial"/>
          <w:sz w:val="20"/>
          <w:szCs w:val="20"/>
        </w:rPr>
        <w:t>Point Click Care (PCC)</w:t>
      </w:r>
      <w:r w:rsidRPr="685DE177" w:rsidR="002907A2">
        <w:rPr>
          <w:rFonts w:ascii="Arial" w:hAnsi="Arial" w:eastAsia="Arial" w:cs="Arial"/>
          <w:sz w:val="20"/>
          <w:szCs w:val="20"/>
        </w:rPr>
        <w:t xml:space="preserve">, </w:t>
      </w:r>
      <w:proofErr w:type="spellStart"/>
      <w:r w:rsidRPr="685DE177" w:rsidR="002907A2">
        <w:rPr>
          <w:rFonts w:ascii="Arial" w:hAnsi="Arial" w:eastAsia="Arial" w:cs="Arial"/>
          <w:sz w:val="20"/>
          <w:szCs w:val="20"/>
        </w:rPr>
        <w:t>Ultipro</w:t>
      </w:r>
      <w:proofErr w:type="spellEnd"/>
      <w:r w:rsidRPr="685DE177" w:rsidR="002907A2">
        <w:rPr>
          <w:rFonts w:ascii="Arial" w:hAnsi="Arial" w:eastAsia="Arial" w:cs="Arial"/>
          <w:sz w:val="20"/>
          <w:szCs w:val="20"/>
        </w:rPr>
        <w:t xml:space="preserve">, </w:t>
      </w:r>
      <w:proofErr w:type="spellStart"/>
      <w:r w:rsidRPr="685DE177" w:rsidR="002907A2">
        <w:rPr>
          <w:rFonts w:ascii="Arial" w:hAnsi="Arial" w:eastAsia="Arial" w:cs="Arial"/>
          <w:sz w:val="20"/>
          <w:szCs w:val="20"/>
        </w:rPr>
        <w:t>Great</w:t>
      </w:r>
      <w:r w:rsidRPr="685DE177" w:rsidR="391B9E5B">
        <w:rPr>
          <w:rFonts w:ascii="Arial" w:hAnsi="Arial" w:eastAsia="Arial" w:cs="Arial"/>
          <w:sz w:val="20"/>
          <w:szCs w:val="20"/>
        </w:rPr>
        <w:t>P</w:t>
      </w:r>
      <w:r w:rsidRPr="685DE177" w:rsidR="002907A2">
        <w:rPr>
          <w:rFonts w:ascii="Arial" w:hAnsi="Arial" w:eastAsia="Arial" w:cs="Arial"/>
          <w:sz w:val="20"/>
          <w:szCs w:val="20"/>
        </w:rPr>
        <w:t>lains</w:t>
      </w:r>
      <w:proofErr w:type="spellEnd"/>
      <w:r w:rsidRPr="685DE177" w:rsidR="002907A2">
        <w:rPr>
          <w:rFonts w:ascii="Arial" w:hAnsi="Arial" w:eastAsia="Arial" w:cs="Arial"/>
          <w:sz w:val="20"/>
          <w:szCs w:val="20"/>
        </w:rPr>
        <w:t>, Net</w:t>
      </w:r>
      <w:r w:rsidRPr="685DE177" w:rsidR="2E0864CA">
        <w:rPr>
          <w:rFonts w:ascii="Arial" w:hAnsi="Arial" w:eastAsia="Arial" w:cs="Arial"/>
          <w:sz w:val="20"/>
          <w:szCs w:val="20"/>
        </w:rPr>
        <w:t>S</w:t>
      </w:r>
      <w:r w:rsidRPr="685DE177" w:rsidR="002907A2">
        <w:rPr>
          <w:rFonts w:ascii="Arial" w:hAnsi="Arial" w:eastAsia="Arial" w:cs="Arial"/>
          <w:sz w:val="20"/>
          <w:szCs w:val="20"/>
        </w:rPr>
        <w:t>uit</w:t>
      </w:r>
      <w:r w:rsidRPr="685DE177" w:rsidR="2EA88887">
        <w:rPr>
          <w:rFonts w:ascii="Arial" w:hAnsi="Arial" w:eastAsia="Arial" w:cs="Arial"/>
          <w:sz w:val="20"/>
          <w:szCs w:val="20"/>
        </w:rPr>
        <w:t>e</w:t>
      </w:r>
      <w:r w:rsidRPr="685DE177" w:rsidR="002907A2">
        <w:rPr>
          <w:rFonts w:ascii="Arial" w:hAnsi="Arial" w:eastAsia="Arial" w:cs="Arial"/>
          <w:sz w:val="20"/>
          <w:szCs w:val="20"/>
        </w:rPr>
        <w:t xml:space="preserve">, </w:t>
      </w:r>
      <w:proofErr w:type="spellStart"/>
      <w:r w:rsidRPr="685DE177" w:rsidR="00FF3688">
        <w:rPr>
          <w:rFonts w:ascii="Arial" w:hAnsi="Arial" w:eastAsia="Arial" w:cs="Arial"/>
          <w:sz w:val="20"/>
          <w:szCs w:val="20"/>
        </w:rPr>
        <w:t>Pbjlog</w:t>
      </w:r>
      <w:proofErr w:type="spellEnd"/>
      <w:r w:rsidRPr="685DE177" w:rsidR="00FF3688">
        <w:rPr>
          <w:rFonts w:ascii="Arial" w:hAnsi="Arial" w:eastAsia="Arial" w:cs="Arial"/>
          <w:sz w:val="20"/>
          <w:szCs w:val="20"/>
        </w:rPr>
        <w:t xml:space="preserve">, </w:t>
      </w:r>
      <w:r w:rsidRPr="685DE177" w:rsidR="002907A2">
        <w:rPr>
          <w:rFonts w:ascii="Arial" w:hAnsi="Arial" w:eastAsia="Arial" w:cs="Arial"/>
          <w:sz w:val="20"/>
          <w:szCs w:val="20"/>
        </w:rPr>
        <w:t>Budget static file</w:t>
      </w:r>
    </w:p>
    <w:p w:rsidRPr="00BF7283" w:rsidR="00BF7283" w:rsidP="685DE177" w:rsidRDefault="00BF7283" w14:paraId="2C0CFEFA" w14:textId="026708B9">
      <w:pPr>
        <w:pStyle w:val="ListParagraph"/>
        <w:numPr>
          <w:ilvl w:val="0"/>
          <w:numId w:val="27"/>
        </w:numPr>
        <w:rPr>
          <w:rFonts w:ascii="Arial" w:hAnsi="Arial" w:eastAsia="Arial" w:cs="Arial"/>
          <w:sz w:val="20"/>
          <w:szCs w:val="20"/>
        </w:rPr>
      </w:pPr>
      <w:r w:rsidRPr="685DE177">
        <w:rPr>
          <w:rFonts w:ascii="Arial" w:hAnsi="Arial" w:eastAsia="Arial" w:cs="Arial"/>
          <w:sz w:val="20"/>
          <w:szCs w:val="20"/>
        </w:rPr>
        <w:t>Format</w:t>
      </w:r>
      <w:r w:rsidRPr="685DE177" w:rsidR="00A72726">
        <w:rPr>
          <w:rFonts w:ascii="Arial" w:hAnsi="Arial" w:eastAsia="Arial" w:cs="Arial"/>
          <w:sz w:val="20"/>
          <w:szCs w:val="20"/>
        </w:rPr>
        <w:t xml:space="preserve"> - Raw/source data</w:t>
      </w:r>
    </w:p>
    <w:p w:rsidRPr="00BF7283" w:rsidR="00BF7283" w:rsidP="685DE177" w:rsidRDefault="00BF7283" w14:paraId="32F36F1B" w14:textId="20B13346">
      <w:pPr>
        <w:pStyle w:val="ListParagraph"/>
        <w:numPr>
          <w:ilvl w:val="0"/>
          <w:numId w:val="27"/>
        </w:numPr>
        <w:rPr>
          <w:rFonts w:ascii="Arial" w:hAnsi="Arial" w:eastAsia="Arial" w:cs="Arial"/>
          <w:sz w:val="20"/>
          <w:szCs w:val="20"/>
        </w:rPr>
      </w:pPr>
      <w:r w:rsidRPr="685DE177">
        <w:rPr>
          <w:rFonts w:ascii="Arial" w:hAnsi="Arial" w:eastAsia="Arial" w:cs="Arial"/>
          <w:sz w:val="20"/>
          <w:szCs w:val="20"/>
        </w:rPr>
        <w:t>Location</w:t>
      </w:r>
      <w:r w:rsidRPr="685DE177" w:rsidR="00A72726">
        <w:rPr>
          <w:rFonts w:ascii="Arial" w:hAnsi="Arial" w:eastAsia="Arial" w:cs="Arial"/>
          <w:sz w:val="20"/>
          <w:szCs w:val="20"/>
        </w:rPr>
        <w:t xml:space="preserve"> – AWS S3</w:t>
      </w:r>
    </w:p>
    <w:p w:rsidR="002A18A6" w:rsidP="685DE177" w:rsidRDefault="00FE1390" w14:paraId="3D089A4A" w14:textId="0395D1D6">
      <w:pPr>
        <w:pStyle w:val="Heading1"/>
        <w:rPr>
          <w:rFonts w:ascii="Arial" w:hAnsi="Arial" w:eastAsia="Arial"/>
        </w:rPr>
      </w:pPr>
      <w:bookmarkStart w:name="_Toc193915980" w:id="15"/>
      <w:r w:rsidRPr="685DE177">
        <w:rPr>
          <w:rFonts w:ascii="Arial" w:hAnsi="Arial" w:eastAsia="Arial"/>
        </w:rPr>
        <w:t xml:space="preserve">4 </w:t>
      </w:r>
      <w:r w:rsidRPr="685DE177" w:rsidR="00BF7283">
        <w:rPr>
          <w:rFonts w:ascii="Arial" w:hAnsi="Arial" w:eastAsia="Arial"/>
        </w:rPr>
        <w:t>ETL Process Design</w:t>
      </w:r>
      <w:bookmarkEnd w:id="15"/>
    </w:p>
    <w:p w:rsidRPr="002D3546" w:rsidR="00E51D19" w:rsidP="685DE177" w:rsidRDefault="002A18A6" w14:paraId="112C90A6" w14:textId="67D52A7C">
      <w:pPr>
        <w:pStyle w:val="Heading2"/>
        <w:spacing w:before="240"/>
        <w:rPr>
          <w:rFonts w:ascii="Arial" w:hAnsi="Arial" w:eastAsia="Arial"/>
          <w:sz w:val="20"/>
        </w:rPr>
      </w:pPr>
      <w:bookmarkStart w:name="_Toc193915981" w:id="16"/>
      <w:r w:rsidRPr="002D3546">
        <w:rPr>
          <w:rFonts w:ascii="Arial" w:hAnsi="Arial" w:eastAsia="Arial"/>
          <w:sz w:val="20"/>
        </w:rPr>
        <w:t xml:space="preserve">4.1 </w:t>
      </w:r>
      <w:r w:rsidRPr="002D3546" w:rsidR="00963115">
        <w:rPr>
          <w:rFonts w:ascii="Arial" w:hAnsi="Arial" w:eastAsia="Arial"/>
          <w:sz w:val="20"/>
        </w:rPr>
        <w:t>Extraction</w:t>
      </w:r>
      <w:bookmarkEnd w:id="16"/>
    </w:p>
    <w:p w:rsidRPr="002D3546" w:rsidR="00155112" w:rsidP="685DE177" w:rsidRDefault="26186FEC" w14:paraId="1447B75F" w14:textId="56DFAA18">
      <w:pPr>
        <w:numPr>
          <w:ilvl w:val="0"/>
          <w:numId w:val="28"/>
        </w:numPr>
        <w:rPr>
          <w:rFonts w:eastAsia="Arial"/>
          <w:lang w:val="en-IN"/>
        </w:rPr>
      </w:pPr>
      <w:r w:rsidRPr="002D3546">
        <w:rPr>
          <w:rFonts w:eastAsia="Arial"/>
          <w:b/>
          <w:bCs/>
          <w:color w:val="000000" w:themeColor="text1"/>
        </w:rPr>
        <w:t>Source Systems</w:t>
      </w:r>
      <w:r w:rsidRPr="002D3546">
        <w:rPr>
          <w:rFonts w:eastAsia="Arial"/>
          <w:color w:val="000000" w:themeColor="text1"/>
        </w:rPr>
        <w:t xml:space="preserve">: Source systems used for this report are Point Click Care (PCC), </w:t>
      </w:r>
      <w:proofErr w:type="spellStart"/>
      <w:r w:rsidRPr="002D3546">
        <w:rPr>
          <w:rFonts w:eastAsia="Arial"/>
          <w:color w:val="000000" w:themeColor="text1"/>
        </w:rPr>
        <w:t>Ultipro</w:t>
      </w:r>
      <w:proofErr w:type="spellEnd"/>
      <w:r w:rsidRPr="002D3546">
        <w:rPr>
          <w:rFonts w:eastAsia="Arial"/>
          <w:color w:val="000000" w:themeColor="text1"/>
        </w:rPr>
        <w:t xml:space="preserve">, GP, </w:t>
      </w:r>
      <w:proofErr w:type="spellStart"/>
      <w:r w:rsidRPr="002D3546">
        <w:rPr>
          <w:rFonts w:eastAsia="Arial"/>
          <w:color w:val="000000" w:themeColor="text1"/>
        </w:rPr>
        <w:t>Netsuite</w:t>
      </w:r>
      <w:proofErr w:type="spellEnd"/>
      <w:r w:rsidRPr="002D3546">
        <w:rPr>
          <w:rFonts w:eastAsia="Arial"/>
          <w:color w:val="000000" w:themeColor="text1"/>
        </w:rPr>
        <w:t>.</w:t>
      </w:r>
      <w:r w:rsidRPr="002D3546">
        <w:rPr>
          <w:rFonts w:eastAsia="Arial"/>
          <w:color w:val="000000" w:themeColor="text1"/>
          <w:lang w:val="en-IN"/>
        </w:rPr>
        <w:t> </w:t>
      </w:r>
      <w:r w:rsidRPr="002D3546" w:rsidR="6FC1BFA0">
        <w:rPr>
          <w:rFonts w:eastAsia="Arial"/>
          <w:lang w:val="en-IN"/>
        </w:rPr>
        <w:t> </w:t>
      </w:r>
    </w:p>
    <w:p w:rsidRPr="002D3546" w:rsidR="0F18812B" w:rsidP="685DE177" w:rsidRDefault="0F18812B" w14:paraId="7DBBC62B" w14:textId="24E5B41A">
      <w:pPr>
        <w:numPr>
          <w:ilvl w:val="0"/>
          <w:numId w:val="29"/>
        </w:numPr>
        <w:rPr>
          <w:rFonts w:eastAsia="Arial"/>
          <w:color w:val="000000" w:themeColor="text1"/>
          <w:lang w:val="en-IN"/>
        </w:rPr>
      </w:pPr>
      <w:r w:rsidRPr="002D3546">
        <w:rPr>
          <w:rFonts w:eastAsia="Arial"/>
          <w:b/>
          <w:bCs/>
          <w:color w:val="000000" w:themeColor="text1"/>
        </w:rPr>
        <w:t>Data Extraction Methods</w:t>
      </w:r>
      <w:r w:rsidRPr="002D3546">
        <w:rPr>
          <w:rFonts w:eastAsia="Arial"/>
          <w:color w:val="000000" w:themeColor="text1"/>
        </w:rPr>
        <w:t xml:space="preserve">: AWS DMS, </w:t>
      </w:r>
      <w:r w:rsidRPr="002D3546" w:rsidR="15043550">
        <w:rPr>
          <w:rFonts w:eastAsia="Arial"/>
          <w:color w:val="000000" w:themeColor="text1"/>
        </w:rPr>
        <w:t>NetSuite</w:t>
      </w:r>
      <w:r w:rsidRPr="002D3546">
        <w:rPr>
          <w:rFonts w:eastAsia="Arial"/>
          <w:color w:val="000000" w:themeColor="text1"/>
        </w:rPr>
        <w:t xml:space="preserve"> ODBC Driver</w:t>
      </w:r>
    </w:p>
    <w:p w:rsidRPr="002D3546" w:rsidR="003A6528" w:rsidP="685DE177" w:rsidRDefault="003A6528" w14:paraId="07E7AD74" w14:textId="27211A5B">
      <w:pPr>
        <w:pStyle w:val="Heading2"/>
        <w:rPr>
          <w:rFonts w:ascii="Arial" w:hAnsi="Arial" w:eastAsia="Arial"/>
          <w:sz w:val="20"/>
        </w:rPr>
      </w:pPr>
      <w:bookmarkStart w:name="_4.2_Service_Management_2" w:id="17"/>
      <w:bookmarkStart w:name="_Toc193915982" w:id="18"/>
      <w:bookmarkEnd w:id="17"/>
      <w:r w:rsidRPr="002D3546">
        <w:rPr>
          <w:rFonts w:ascii="Arial" w:hAnsi="Arial" w:eastAsia="Arial"/>
          <w:sz w:val="20"/>
        </w:rPr>
        <w:t>4.</w:t>
      </w:r>
      <w:r w:rsidRPr="002D3546" w:rsidR="004B0E5E">
        <w:rPr>
          <w:rFonts w:ascii="Arial" w:hAnsi="Arial" w:eastAsia="Arial"/>
          <w:sz w:val="20"/>
        </w:rPr>
        <w:t>2</w:t>
      </w:r>
      <w:r w:rsidRPr="002D3546">
        <w:rPr>
          <w:rFonts w:ascii="Arial" w:hAnsi="Arial" w:eastAsia="Arial"/>
          <w:sz w:val="20"/>
        </w:rPr>
        <w:t xml:space="preserve"> </w:t>
      </w:r>
      <w:r w:rsidRPr="002D3546" w:rsidR="00155112">
        <w:rPr>
          <w:rFonts w:ascii="Arial" w:hAnsi="Arial" w:eastAsia="Arial"/>
          <w:sz w:val="20"/>
        </w:rPr>
        <w:t>Tra</w:t>
      </w:r>
      <w:r w:rsidRPr="002D3546" w:rsidR="079A86F5">
        <w:rPr>
          <w:rFonts w:ascii="Arial" w:hAnsi="Arial" w:eastAsia="Arial"/>
          <w:sz w:val="20"/>
        </w:rPr>
        <w:t>n</w:t>
      </w:r>
      <w:r w:rsidRPr="002D3546" w:rsidR="00155112">
        <w:rPr>
          <w:rFonts w:ascii="Arial" w:hAnsi="Arial" w:eastAsia="Arial"/>
          <w:sz w:val="20"/>
        </w:rPr>
        <w:t>sformation</w:t>
      </w:r>
      <w:bookmarkEnd w:id="18"/>
    </w:p>
    <w:p w:rsidRPr="002D3546" w:rsidR="00D41179" w:rsidP="685DE177" w:rsidRDefault="7E49E283" w14:paraId="3A875C6F" w14:textId="42618A11">
      <w:pPr>
        <w:numPr>
          <w:ilvl w:val="0"/>
          <w:numId w:val="30"/>
        </w:numPr>
        <w:rPr>
          <w:rFonts w:eastAsia="Arial"/>
          <w:lang w:val="en-IN"/>
        </w:rPr>
      </w:pPr>
      <w:r w:rsidRPr="002D3546">
        <w:rPr>
          <w:rFonts w:eastAsia="Arial"/>
          <w:b/>
          <w:bCs/>
          <w:color w:val="000000" w:themeColor="text1"/>
        </w:rPr>
        <w:t>Data Cleaning</w:t>
      </w:r>
      <w:r w:rsidRPr="002D3546">
        <w:rPr>
          <w:rFonts w:eastAsia="Arial"/>
          <w:color w:val="000000" w:themeColor="text1"/>
        </w:rPr>
        <w:t>: AWS Glue used for data validation, cleansing, and standardization.</w:t>
      </w:r>
      <w:r w:rsidRPr="002D3546">
        <w:rPr>
          <w:rFonts w:eastAsia="Arial"/>
          <w:color w:val="000000" w:themeColor="text1"/>
          <w:lang w:val="en-IN"/>
        </w:rPr>
        <w:t> </w:t>
      </w:r>
      <w:r w:rsidRPr="002D3546" w:rsidR="79E35A77">
        <w:rPr>
          <w:rFonts w:eastAsia="Arial"/>
          <w:lang w:val="en-IN"/>
        </w:rPr>
        <w:t> </w:t>
      </w:r>
    </w:p>
    <w:p w:rsidRPr="002D3546" w:rsidR="00D41179" w:rsidP="685DE177" w:rsidRDefault="4E87515A" w14:paraId="75F1F174" w14:textId="65809132">
      <w:pPr>
        <w:numPr>
          <w:ilvl w:val="0"/>
          <w:numId w:val="31"/>
        </w:numPr>
        <w:rPr>
          <w:rFonts w:eastAsia="Arial"/>
          <w:lang w:val="en-IN"/>
        </w:rPr>
      </w:pPr>
      <w:r w:rsidRPr="002D3546">
        <w:rPr>
          <w:rFonts w:eastAsia="Arial"/>
          <w:b/>
          <w:bCs/>
          <w:color w:val="000000" w:themeColor="text1"/>
        </w:rPr>
        <w:t>Data Transformation Rules</w:t>
      </w:r>
      <w:r w:rsidRPr="002D3546">
        <w:rPr>
          <w:rFonts w:eastAsia="Arial"/>
          <w:color w:val="000000" w:themeColor="text1"/>
        </w:rPr>
        <w:t>: Used SCD and HUDI transformations on the data in AWS Glue.</w:t>
      </w:r>
      <w:r w:rsidRPr="002D3546">
        <w:rPr>
          <w:rFonts w:eastAsia="Arial"/>
          <w:color w:val="000000" w:themeColor="text1"/>
          <w:lang w:val="en-IN"/>
        </w:rPr>
        <w:t> </w:t>
      </w:r>
      <w:r w:rsidRPr="002D3546" w:rsidR="79E35A77">
        <w:rPr>
          <w:rFonts w:eastAsia="Arial"/>
          <w:lang w:val="en-IN"/>
        </w:rPr>
        <w:t> </w:t>
      </w:r>
    </w:p>
    <w:p w:rsidRPr="002D3546" w:rsidR="00CE3AC0" w:rsidP="685DE177" w:rsidRDefault="033AAF27" w14:paraId="78B80069" w14:textId="5138505B">
      <w:pPr>
        <w:pStyle w:val="Heading2"/>
        <w:rPr>
          <w:rFonts w:ascii="Arial" w:hAnsi="Arial" w:eastAsia="Arial"/>
          <w:sz w:val="20"/>
        </w:rPr>
      </w:pPr>
      <w:bookmarkStart w:name="_4.1_Avaya_Managed" w:id="19"/>
      <w:bookmarkStart w:name="_4.2_Service_Management" w:id="20"/>
      <w:bookmarkStart w:name="_4.4.5_Standard_Reports" w:id="21"/>
      <w:bookmarkStart w:name="_4.2.5_Standard_Reports" w:id="22"/>
      <w:bookmarkStart w:name="_4.3_Managed_Service" w:id="23"/>
      <w:bookmarkStart w:name="_4.3_Managed_Services" w:id="24"/>
      <w:bookmarkStart w:name="_Toc193915983" w:id="25"/>
      <w:bookmarkEnd w:id="19"/>
      <w:bookmarkEnd w:id="20"/>
      <w:bookmarkEnd w:id="21"/>
      <w:bookmarkEnd w:id="22"/>
      <w:bookmarkEnd w:id="23"/>
      <w:bookmarkEnd w:id="24"/>
      <w:r w:rsidRPr="002D3546">
        <w:rPr>
          <w:rFonts w:ascii="Arial" w:hAnsi="Arial" w:eastAsia="Arial"/>
          <w:sz w:val="20"/>
        </w:rPr>
        <w:t>4.</w:t>
      </w:r>
      <w:r w:rsidRPr="002D3546" w:rsidR="1D05CD47">
        <w:rPr>
          <w:rFonts w:ascii="Arial" w:hAnsi="Arial" w:eastAsia="Arial"/>
          <w:sz w:val="20"/>
        </w:rPr>
        <w:t>3</w:t>
      </w:r>
      <w:r w:rsidRPr="002D3546">
        <w:rPr>
          <w:rFonts w:ascii="Arial" w:hAnsi="Arial" w:eastAsia="Arial"/>
          <w:sz w:val="20"/>
        </w:rPr>
        <w:t xml:space="preserve"> </w:t>
      </w:r>
      <w:r w:rsidRPr="002D3546" w:rsidR="0172CEED">
        <w:rPr>
          <w:rFonts w:ascii="Arial" w:hAnsi="Arial" w:eastAsia="Arial"/>
          <w:sz w:val="20"/>
        </w:rPr>
        <w:t>Loading</w:t>
      </w:r>
      <w:bookmarkEnd w:id="25"/>
    </w:p>
    <w:p w:rsidRPr="002D3546" w:rsidR="0043013E" w:rsidP="685DE177" w:rsidRDefault="4527C48C" w14:paraId="44227A64" w14:textId="1946D364">
      <w:pPr>
        <w:numPr>
          <w:ilvl w:val="0"/>
          <w:numId w:val="33"/>
        </w:numPr>
        <w:rPr>
          <w:rFonts w:eastAsia="Arial"/>
          <w:color w:val="000000" w:themeColor="text1"/>
        </w:rPr>
      </w:pPr>
      <w:r w:rsidRPr="002D3546">
        <w:rPr>
          <w:rFonts w:eastAsia="Arial"/>
          <w:b/>
          <w:bCs/>
          <w:color w:val="000000" w:themeColor="text1"/>
        </w:rPr>
        <w:t>Target Systems</w:t>
      </w:r>
      <w:r w:rsidRPr="002D3546">
        <w:rPr>
          <w:rFonts w:eastAsia="Arial"/>
          <w:color w:val="000000" w:themeColor="text1"/>
        </w:rPr>
        <w:t>: AWS Redshift</w:t>
      </w:r>
      <w:r w:rsidRPr="002D3546">
        <w:rPr>
          <w:rFonts w:eastAsia="Arial"/>
          <w:color w:val="000000" w:themeColor="text1"/>
          <w:lang w:val="en-IN"/>
        </w:rPr>
        <w:t> </w:t>
      </w:r>
    </w:p>
    <w:p w:rsidRPr="002D3546" w:rsidR="0043013E" w:rsidP="685DE177" w:rsidRDefault="4527C48C" w14:paraId="72E97FAC" w14:textId="6F691932">
      <w:pPr>
        <w:numPr>
          <w:ilvl w:val="0"/>
          <w:numId w:val="33"/>
        </w:numPr>
        <w:rPr>
          <w:rFonts w:eastAsia="Arial"/>
          <w:color w:val="000000" w:themeColor="text1"/>
        </w:rPr>
      </w:pPr>
      <w:r w:rsidRPr="002D3546">
        <w:rPr>
          <w:rFonts w:eastAsia="Arial"/>
          <w:b/>
          <w:bCs/>
          <w:color w:val="000000" w:themeColor="text1"/>
        </w:rPr>
        <w:t>Loading Methods</w:t>
      </w:r>
      <w:r w:rsidRPr="002D3546">
        <w:rPr>
          <w:rFonts w:eastAsia="Arial"/>
          <w:color w:val="000000" w:themeColor="text1"/>
        </w:rPr>
        <w:t>: AWS Glue used for loading data.</w:t>
      </w:r>
    </w:p>
    <w:p w:rsidRPr="0043013E" w:rsidR="0043013E" w:rsidP="685DE177" w:rsidRDefault="0043013E" w14:paraId="69916FD4" w14:textId="49FF307A">
      <w:pPr>
        <w:rPr>
          <w:rFonts w:eastAsia="Arial"/>
        </w:rPr>
      </w:pPr>
    </w:p>
    <w:p w:rsidRPr="005F30BA" w:rsidR="005A50CF" w:rsidP="685DE177" w:rsidRDefault="006105BF" w14:paraId="620CA2CD" w14:textId="3D03E99F">
      <w:pPr>
        <w:pStyle w:val="Heading1"/>
        <w:spacing w:before="240"/>
        <w:rPr>
          <w:rFonts w:ascii="Arial" w:hAnsi="Arial" w:eastAsia="Arial"/>
        </w:rPr>
      </w:pPr>
      <w:bookmarkStart w:name="_Toc193915984" w:id="26"/>
      <w:r w:rsidRPr="685DE177">
        <w:rPr>
          <w:rFonts w:ascii="Arial" w:hAnsi="Arial" w:eastAsia="Arial"/>
        </w:rPr>
        <w:t>5</w:t>
      </w:r>
      <w:r w:rsidRPr="685DE177" w:rsidR="0001192E">
        <w:rPr>
          <w:rFonts w:ascii="Arial" w:hAnsi="Arial" w:eastAsia="Arial"/>
        </w:rPr>
        <w:t xml:space="preserve"> </w:t>
      </w:r>
      <w:r w:rsidRPr="685DE177" w:rsidR="5E63F7D9">
        <w:rPr>
          <w:rFonts w:ascii="Arial" w:hAnsi="Arial" w:eastAsia="Arial"/>
        </w:rPr>
        <w:t>Jobs and</w:t>
      </w:r>
      <w:r w:rsidRPr="685DE177" w:rsidR="00996F0B">
        <w:rPr>
          <w:rFonts w:ascii="Arial" w:hAnsi="Arial" w:eastAsia="Arial"/>
        </w:rPr>
        <w:t xml:space="preserve"> </w:t>
      </w:r>
      <w:r w:rsidRPr="685DE177" w:rsidR="00FD1249">
        <w:rPr>
          <w:rFonts w:ascii="Arial" w:hAnsi="Arial" w:eastAsia="Arial"/>
        </w:rPr>
        <w:t>Data Mapping</w:t>
      </w:r>
      <w:bookmarkEnd w:id="26"/>
    </w:p>
    <w:p w:rsidRPr="00B8311B" w:rsidR="00B8311B" w:rsidP="685DE177" w:rsidRDefault="7B84D260" w14:paraId="72122EB5" w14:textId="539108B1">
      <w:pPr>
        <w:numPr>
          <w:ilvl w:val="0"/>
          <w:numId w:val="30"/>
        </w:numPr>
        <w:rPr>
          <w:rFonts w:eastAsia="Arial"/>
          <w:b/>
          <w:bCs/>
        </w:rPr>
      </w:pPr>
      <w:bookmarkStart w:name="_Toc384969787" w:id="27"/>
      <w:bookmarkStart w:name="_Toc388270235" w:id="28"/>
      <w:bookmarkStart w:name="_Toc391295703" w:id="29"/>
      <w:r w:rsidRPr="685DE177">
        <w:rPr>
          <w:rFonts w:eastAsia="Arial"/>
          <w:b/>
          <w:bCs/>
        </w:rPr>
        <w:t xml:space="preserve">Source to Target Mapping: </w:t>
      </w:r>
      <w:r w:rsidRPr="685DE177" w:rsidR="6FCA1724">
        <w:rPr>
          <w:rFonts w:eastAsia="Arial"/>
          <w:color w:val="000000" w:themeColor="text1"/>
          <w:sz w:val="22"/>
          <w:szCs w:val="22"/>
        </w:rPr>
        <w:t>Manual mapping of source data fields to target data fields.</w:t>
      </w:r>
      <w:r w:rsidRPr="685DE177">
        <w:rPr>
          <w:rFonts w:eastAsia="Arial"/>
          <w:b/>
          <w:bCs/>
        </w:rPr>
        <w:t> </w:t>
      </w:r>
    </w:p>
    <w:p w:rsidR="024AC932" w:rsidP="685DE177" w:rsidRDefault="024AC932" w14:paraId="0A7675B1" w14:textId="58F8EDB3">
      <w:pPr>
        <w:numPr>
          <w:ilvl w:val="0"/>
          <w:numId w:val="30"/>
        </w:numPr>
        <w:rPr>
          <w:rFonts w:eastAsia="Arial"/>
          <w:b/>
          <w:bCs/>
        </w:rPr>
      </w:pPr>
      <w:hyperlink r:id="rId16">
        <w:r w:rsidRPr="685DE177">
          <w:rPr>
            <w:rStyle w:val="Hyperlink"/>
            <w:rFonts w:eastAsia="Arial"/>
            <w:b/>
            <w:bCs/>
          </w:rPr>
          <w:t>Jobs</w:t>
        </w:r>
      </w:hyperlink>
    </w:p>
    <w:p w:rsidR="024AC932" w:rsidP="685DE177" w:rsidRDefault="024AC932" w14:paraId="4DF7AF68" w14:textId="395F57E3">
      <w:pPr>
        <w:numPr>
          <w:ilvl w:val="0"/>
          <w:numId w:val="30"/>
        </w:numPr>
        <w:rPr>
          <w:rFonts w:eastAsia="Arial"/>
          <w:b/>
          <w:bCs/>
        </w:rPr>
      </w:pPr>
      <w:hyperlink r:id="rId17">
        <w:r w:rsidRPr="685DE177">
          <w:rPr>
            <w:rStyle w:val="Hyperlink"/>
            <w:rFonts w:eastAsia="Arial"/>
            <w:b/>
            <w:bCs/>
          </w:rPr>
          <w:t>Data Mapping</w:t>
        </w:r>
      </w:hyperlink>
    </w:p>
    <w:p w:rsidRPr="00B8311B" w:rsidR="00D27947" w:rsidP="685DE177" w:rsidRDefault="00B8311B" w14:paraId="2640C688" w14:textId="6A953ACB">
      <w:pPr>
        <w:pStyle w:val="Heading1"/>
        <w:spacing w:before="240"/>
        <w:rPr>
          <w:rFonts w:ascii="Arial" w:hAnsi="Arial" w:eastAsia="Arial"/>
        </w:rPr>
      </w:pPr>
      <w:bookmarkStart w:name="_Toc193915985" w:id="30"/>
      <w:r w:rsidRPr="685DE177">
        <w:rPr>
          <w:rFonts w:ascii="Arial" w:hAnsi="Arial" w:eastAsia="Arial"/>
        </w:rPr>
        <w:t>6</w:t>
      </w:r>
      <w:r w:rsidRPr="685DE177" w:rsidR="00D27947">
        <w:rPr>
          <w:rFonts w:ascii="Arial" w:hAnsi="Arial" w:eastAsia="Arial"/>
        </w:rPr>
        <w:t xml:space="preserve"> </w:t>
      </w:r>
      <w:r w:rsidRPr="685DE177">
        <w:rPr>
          <w:rFonts w:ascii="Arial" w:hAnsi="Arial" w:eastAsia="Arial"/>
        </w:rPr>
        <w:t>Workflow and Scheduling</w:t>
      </w:r>
      <w:bookmarkEnd w:id="30"/>
    </w:p>
    <w:p w:rsidRPr="001262FA" w:rsidR="001262FA" w:rsidP="001C2FB3" w:rsidRDefault="1311693C" w14:paraId="0BCD0779" w14:textId="0895010E">
      <w:pPr>
        <w:numPr>
          <w:ilvl w:val="0"/>
          <w:numId w:val="32"/>
        </w:numPr>
        <w:jc w:val="left"/>
        <w:rPr>
          <w:rFonts w:eastAsia="Arial"/>
          <w:b/>
          <w:bCs/>
        </w:rPr>
      </w:pPr>
      <w:bookmarkStart w:name="_5.2_Incident_Severity" w:id="31"/>
      <w:bookmarkEnd w:id="31"/>
      <w:r w:rsidRPr="685DE177">
        <w:rPr>
          <w:rFonts w:eastAsia="Arial"/>
          <w:b/>
          <w:bCs/>
        </w:rPr>
        <w:t xml:space="preserve">ETL Workflow: </w:t>
      </w:r>
      <w:r w:rsidRPr="685DE177">
        <w:rPr>
          <w:rFonts w:eastAsia="Arial"/>
        </w:rPr>
        <w:t>Visual representation of the ETL process flow.</w:t>
      </w:r>
      <w:r w:rsidRPr="685DE177">
        <w:rPr>
          <w:rFonts w:eastAsia="Arial"/>
          <w:b/>
          <w:bCs/>
        </w:rPr>
        <w:t> </w:t>
      </w:r>
      <w:r w:rsidR="001262FA">
        <w:br/>
      </w:r>
    </w:p>
    <w:p w:rsidR="133773FB" w:rsidP="685DE177" w:rsidRDefault="133773FB" w14:paraId="70A3097B" w14:textId="3CB268CF">
      <w:pPr>
        <w:ind w:left="720"/>
        <w:rPr>
          <w:rFonts w:eastAsia="Arial"/>
          <w:b/>
          <w:bCs/>
        </w:rPr>
      </w:pPr>
      <w:r>
        <w:rPr>
          <w:noProof/>
        </w:rPr>
        <w:drawing>
          <wp:inline distT="0" distB="0" distL="0" distR="0" wp14:anchorId="62B15C13" wp14:editId="49A249D3">
            <wp:extent cx="4838703" cy="3244366"/>
            <wp:effectExtent l="0" t="0" r="0" b="0"/>
            <wp:docPr id="1319879726" name="Picture 1319879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3" cy="32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F690E3" w:rsidP="685DE177" w:rsidRDefault="5AF690E3" w14:paraId="6C48A4ED" w14:textId="5B69F562">
      <w:pPr>
        <w:ind w:left="720"/>
        <w:rPr>
          <w:rFonts w:eastAsia="Arial"/>
        </w:rPr>
      </w:pPr>
      <w:r>
        <w:rPr>
          <w:noProof/>
        </w:rPr>
        <w:drawing>
          <wp:inline distT="0" distB="0" distL="0" distR="0" wp14:anchorId="618BDDD1" wp14:editId="0C9FB522">
            <wp:extent cx="6677026" cy="3457575"/>
            <wp:effectExtent l="0" t="0" r="0" b="0"/>
            <wp:docPr id="1297551123" name="Picture 1297551123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6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C5647CE" wp14:editId="32433585">
            <wp:extent cx="6858000" cy="4133850"/>
            <wp:effectExtent l="0" t="0" r="0" b="0"/>
            <wp:docPr id="717838113" name="Picture 717838113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6F2A601" wp14:editId="1719D544">
            <wp:extent cx="6629400" cy="4057650"/>
            <wp:effectExtent l="0" t="0" r="0" b="0"/>
            <wp:docPr id="773818914" name="Picture 773818914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Pr="00E86E2C" w:rsidR="001262FA" w:rsidP="685DE177" w:rsidRDefault="1311693C" w14:paraId="53A45617" w14:textId="77777777">
      <w:pPr>
        <w:numPr>
          <w:ilvl w:val="0"/>
          <w:numId w:val="32"/>
        </w:numPr>
        <w:rPr>
          <w:rFonts w:eastAsia="Arial"/>
          <w:b/>
          <w:bCs/>
        </w:rPr>
      </w:pPr>
      <w:r w:rsidRPr="00E86E2C">
        <w:rPr>
          <w:rFonts w:eastAsia="Arial"/>
          <w:b/>
          <w:bCs/>
        </w:rPr>
        <w:t xml:space="preserve">Job Scheduling: </w:t>
      </w:r>
      <w:r w:rsidRPr="00E86E2C">
        <w:rPr>
          <w:rFonts w:eastAsia="Arial"/>
        </w:rPr>
        <w:t>Details on job scheduling, including frequency and dependencies.</w:t>
      </w:r>
      <w:r w:rsidRPr="00E86E2C">
        <w:rPr>
          <w:rFonts w:eastAsia="Arial"/>
          <w:b/>
          <w:bCs/>
        </w:rPr>
        <w:t> </w:t>
      </w:r>
    </w:p>
    <w:p w:rsidRPr="00E86E2C" w:rsidR="44C538D2" w:rsidP="685DE177" w:rsidRDefault="44C538D2" w14:paraId="375AFD32" w14:textId="357481A3">
      <w:pPr>
        <w:ind w:left="720"/>
        <w:rPr>
          <w:rFonts w:eastAsia="Arial"/>
          <w:color w:val="000000" w:themeColor="text1"/>
          <w:lang w:val="en-GB"/>
        </w:rPr>
      </w:pPr>
      <w:r w:rsidRPr="00E86E2C">
        <w:rPr>
          <w:rFonts w:eastAsia="Arial"/>
          <w:b/>
          <w:bCs/>
          <w:color w:val="000000" w:themeColor="text1"/>
        </w:rPr>
        <w:t>(All timings in EST)</w:t>
      </w:r>
    </w:p>
    <w:p w:rsidRPr="00E86E2C" w:rsidR="44C538D2" w:rsidP="685DE177" w:rsidRDefault="44C538D2" w14:paraId="32239189" w14:textId="4015CF75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  <w:lang w:val="en-GB"/>
        </w:rPr>
      </w:pPr>
      <w:r w:rsidRPr="00E86E2C">
        <w:rPr>
          <w:rFonts w:ascii="Arial" w:hAnsi="Arial" w:eastAsia="Arial" w:cs="Arial"/>
          <w:color w:val="000000" w:themeColor="text1"/>
          <w:sz w:val="20"/>
          <w:szCs w:val="20"/>
        </w:rPr>
        <w:t>Data for the backup file pulled at 0 hour (3:00 AM and 10 AM)</w:t>
      </w:r>
    </w:p>
    <w:p w:rsidRPr="00E86E2C" w:rsidR="44C538D2" w:rsidP="685DE177" w:rsidRDefault="44C538D2" w14:paraId="0CD3A779" w14:textId="45C14550" w14:noSpellErr="1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  <w:lang w:val="en-GB"/>
        </w:rPr>
      </w:pPr>
      <w:commentRangeStart w:id="1837601036"/>
      <w:r w:rsidRPr="1B180D52" w:rsidR="464559B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15 In FTP</w:t>
      </w:r>
      <w:commentRangeEnd w:id="1837601036"/>
      <w:r>
        <w:rPr>
          <w:rStyle w:val="CommentReference"/>
        </w:rPr>
        <w:commentReference w:id="1837601036"/>
      </w:r>
    </w:p>
    <w:p w:rsidRPr="00E86E2C" w:rsidR="44C538D2" w:rsidP="685DE177" w:rsidRDefault="44C538D2" w14:paraId="2910D9A2" w14:textId="2FE736E4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  <w:lang w:val="en-GB"/>
        </w:rPr>
      </w:pPr>
      <w:r w:rsidRPr="00E86E2C">
        <w:rPr>
          <w:rFonts w:ascii="Arial" w:hAnsi="Arial" w:eastAsia="Arial" w:cs="Arial"/>
          <w:color w:val="000000" w:themeColor="text1"/>
          <w:sz w:val="20"/>
          <w:szCs w:val="20"/>
        </w:rPr>
        <w:t>30 Bot</w:t>
      </w:r>
    </w:p>
    <w:p w:rsidRPr="00E86E2C" w:rsidR="44C538D2" w:rsidP="685DE177" w:rsidRDefault="44C538D2" w14:paraId="14BE72AB" w14:textId="12EACE01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  <w:lang w:val="en-GB"/>
        </w:rPr>
      </w:pPr>
      <w:r w:rsidRPr="00E86E2C">
        <w:rPr>
          <w:rFonts w:ascii="Arial" w:hAnsi="Arial" w:eastAsia="Arial" w:cs="Arial"/>
          <w:color w:val="000000" w:themeColor="text1"/>
          <w:sz w:val="20"/>
          <w:szCs w:val="20"/>
        </w:rPr>
        <w:t xml:space="preserve">31 File Time backup file </w:t>
      </w:r>
    </w:p>
    <w:p w:rsidRPr="00E86E2C" w:rsidR="44C538D2" w:rsidP="685DE177" w:rsidRDefault="44C538D2" w14:paraId="1091313F" w14:textId="10907816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  <w:lang w:val="en-GB"/>
        </w:rPr>
      </w:pPr>
      <w:r w:rsidRPr="00E86E2C">
        <w:rPr>
          <w:rFonts w:ascii="Arial" w:hAnsi="Arial" w:eastAsia="Arial" w:cs="Arial"/>
          <w:color w:val="000000" w:themeColor="text1"/>
          <w:sz w:val="20"/>
          <w:szCs w:val="20"/>
        </w:rPr>
        <w:t>40 SQL Server loads backup file</w:t>
      </w:r>
    </w:p>
    <w:p w:rsidRPr="00E86E2C" w:rsidR="44C538D2" w:rsidP="56EC931B" w:rsidRDefault="44C538D2" w14:paraId="013AD3E9" w14:textId="24C9101B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  <w:lang w:val="en-GB"/>
        </w:rPr>
      </w:pPr>
      <w:r w:rsidRPr="00E86E2C">
        <w:rPr>
          <w:rFonts w:ascii="Arial" w:hAnsi="Arial" w:eastAsia="Arial" w:cs="Arial"/>
          <w:color w:val="000000" w:themeColor="text1"/>
          <w:sz w:val="20"/>
          <w:szCs w:val="20"/>
        </w:rPr>
        <w:t xml:space="preserve">00 AWS source data extraction and transformation. 55 minutes </w:t>
      </w:r>
      <w:r w:rsidRPr="00E86E2C" w:rsidR="43874A68">
        <w:rPr>
          <w:rFonts w:ascii="Arial" w:hAnsi="Arial" w:eastAsia="Arial" w:cs="Arial"/>
          <w:color w:val="000000" w:themeColor="text1"/>
          <w:sz w:val="20"/>
          <w:szCs w:val="20"/>
        </w:rPr>
        <w:t>duration (</w:t>
      </w:r>
      <w:r w:rsidRPr="00E86E2C">
        <w:rPr>
          <w:rFonts w:ascii="Arial" w:hAnsi="Arial" w:eastAsia="Arial" w:cs="Arial"/>
          <w:color w:val="000000" w:themeColor="text1"/>
          <w:sz w:val="20"/>
          <w:szCs w:val="20"/>
        </w:rPr>
        <w:t>scheduled at 2:00 AM and 11:00 AM)</w:t>
      </w:r>
    </w:p>
    <w:p w:rsidRPr="00E86E2C" w:rsidR="44C538D2" w:rsidP="685DE177" w:rsidRDefault="44C538D2" w14:paraId="5F972380" w14:textId="14DFE3B6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  <w:lang w:val="en-GB"/>
        </w:rPr>
      </w:pPr>
      <w:r w:rsidRPr="00E86E2C">
        <w:rPr>
          <w:rFonts w:ascii="Arial" w:hAnsi="Arial" w:eastAsia="Arial" w:cs="Arial"/>
          <w:color w:val="000000" w:themeColor="text1"/>
          <w:sz w:val="20"/>
          <w:szCs w:val="20"/>
        </w:rPr>
        <w:t>load Qlik (5 minutes) (scheduled at 5:45 and 11:45 AM)</w:t>
      </w:r>
    </w:p>
    <w:p w:rsidR="44C538D2" w:rsidP="685DE177" w:rsidRDefault="44C538D2" w14:paraId="26ACD217" w14:textId="1F7AAE28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</w:rPr>
      </w:pPr>
      <w:r w:rsidRPr="00E86E2C">
        <w:rPr>
          <w:rFonts w:ascii="Arial" w:hAnsi="Arial" w:eastAsia="Arial" w:cs="Arial"/>
          <w:color w:val="000000" w:themeColor="text1"/>
          <w:sz w:val="20"/>
          <w:szCs w:val="20"/>
        </w:rPr>
        <w:t>12 PM run reports</w:t>
      </w:r>
      <w:r>
        <w:br/>
      </w:r>
    </w:p>
    <w:p w:rsidR="001A1A0C" w:rsidP="685DE177" w:rsidRDefault="003800EA" w14:paraId="1E547684" w14:textId="1E9E8163">
      <w:pPr>
        <w:pStyle w:val="Heading1"/>
        <w:spacing w:before="240"/>
        <w:rPr>
          <w:rFonts w:ascii="Arial" w:hAnsi="Arial" w:eastAsia="Arial"/>
        </w:rPr>
      </w:pPr>
      <w:bookmarkStart w:name="_Toc193915986" w:id="32"/>
      <w:r w:rsidRPr="685DE177">
        <w:rPr>
          <w:rFonts w:ascii="Arial" w:hAnsi="Arial" w:eastAsia="Arial"/>
        </w:rPr>
        <w:t>7</w:t>
      </w:r>
      <w:r w:rsidRPr="685DE177" w:rsidR="00C51DFC">
        <w:rPr>
          <w:rFonts w:ascii="Arial" w:hAnsi="Arial" w:eastAsia="Arial"/>
        </w:rPr>
        <w:t xml:space="preserve"> </w:t>
      </w:r>
      <w:r w:rsidRPr="685DE177" w:rsidR="001A1A0C">
        <w:rPr>
          <w:rFonts w:ascii="Arial" w:hAnsi="Arial" w:eastAsia="Arial"/>
        </w:rPr>
        <w:t>Error Handling and Logging</w:t>
      </w:r>
      <w:bookmarkEnd w:id="27"/>
      <w:bookmarkEnd w:id="28"/>
      <w:bookmarkEnd w:id="29"/>
      <w:bookmarkEnd w:id="32"/>
    </w:p>
    <w:p w:rsidRPr="003800EA" w:rsidR="003800EA" w:rsidP="685DE177" w:rsidRDefault="003800EA" w14:paraId="74DA25EA" w14:textId="77777777">
      <w:pPr>
        <w:numPr>
          <w:ilvl w:val="0"/>
          <w:numId w:val="32"/>
        </w:numPr>
        <w:rPr>
          <w:rFonts w:eastAsia="Arial"/>
          <w:b/>
          <w:bCs/>
        </w:rPr>
      </w:pPr>
      <w:r w:rsidRPr="685DE177">
        <w:rPr>
          <w:rFonts w:eastAsia="Arial"/>
          <w:b/>
          <w:bCs/>
        </w:rPr>
        <w:t>Error Handling Procedures: Steps to handle errors during the ETL process. </w:t>
      </w:r>
    </w:p>
    <w:p w:rsidRPr="007E1929" w:rsidR="003800EA" w:rsidP="685DE177" w:rsidRDefault="003800EA" w14:paraId="6FED753F" w14:textId="77777777">
      <w:pPr>
        <w:numPr>
          <w:ilvl w:val="0"/>
          <w:numId w:val="32"/>
        </w:numPr>
        <w:rPr>
          <w:rFonts w:eastAsia="Arial"/>
          <w:b/>
          <w:bCs/>
        </w:rPr>
      </w:pPr>
      <w:r w:rsidRPr="685DE177">
        <w:rPr>
          <w:rFonts w:eastAsia="Arial"/>
          <w:b/>
          <w:bCs/>
        </w:rPr>
        <w:t>Logging Mechanisms: Methods for logging ETL activities and errors. </w:t>
      </w:r>
    </w:p>
    <w:p w:rsidRPr="003800EA" w:rsidR="0006243A" w:rsidP="685DE177" w:rsidRDefault="0006243A" w14:paraId="48B9F3DD" w14:textId="46B7C38C">
      <w:pPr>
        <w:pStyle w:val="Heading1"/>
        <w:spacing w:before="240"/>
        <w:rPr>
          <w:rFonts w:ascii="Arial" w:hAnsi="Arial" w:eastAsia="Arial"/>
        </w:rPr>
      </w:pPr>
      <w:bookmarkStart w:name="_Toc193915987" w:id="33"/>
      <w:r w:rsidRPr="685DE177">
        <w:rPr>
          <w:rFonts w:ascii="Arial" w:hAnsi="Arial" w:eastAsia="Arial"/>
        </w:rPr>
        <w:t>8 Testing and Validation</w:t>
      </w:r>
      <w:bookmarkEnd w:id="33"/>
    </w:p>
    <w:p w:rsidRPr="00EE0CB7" w:rsidR="00EE0CB7" w:rsidP="685DE177" w:rsidRDefault="00EE0CB7" w14:paraId="0CC2C7B7" w14:textId="77777777">
      <w:pPr>
        <w:numPr>
          <w:ilvl w:val="0"/>
          <w:numId w:val="32"/>
        </w:numPr>
        <w:rPr>
          <w:rFonts w:eastAsia="Arial"/>
          <w:b/>
          <w:bCs/>
        </w:rPr>
      </w:pPr>
      <w:r w:rsidRPr="685DE177">
        <w:rPr>
          <w:rFonts w:eastAsia="Arial"/>
          <w:b/>
          <w:bCs/>
        </w:rPr>
        <w:t xml:space="preserve">Test Plan: </w:t>
      </w:r>
      <w:r w:rsidRPr="685DE177">
        <w:rPr>
          <w:rFonts w:eastAsia="Arial"/>
        </w:rPr>
        <w:t>Detailed plan for testing the ETL process.</w:t>
      </w:r>
      <w:r w:rsidRPr="685DE177">
        <w:rPr>
          <w:rFonts w:eastAsia="Arial"/>
          <w:b/>
          <w:bCs/>
        </w:rPr>
        <w:t> </w:t>
      </w:r>
    </w:p>
    <w:p w:rsidRPr="00EE0CB7" w:rsidR="00EE0CB7" w:rsidP="685DE177" w:rsidRDefault="00EE0CB7" w14:paraId="27746411" w14:textId="77777777">
      <w:pPr>
        <w:numPr>
          <w:ilvl w:val="0"/>
          <w:numId w:val="32"/>
        </w:numPr>
        <w:rPr>
          <w:rFonts w:eastAsia="Arial"/>
          <w:b/>
          <w:bCs/>
        </w:rPr>
      </w:pPr>
      <w:r w:rsidRPr="685DE177">
        <w:rPr>
          <w:rFonts w:eastAsia="Arial"/>
          <w:b/>
          <w:bCs/>
        </w:rPr>
        <w:t xml:space="preserve">Test Cases: </w:t>
      </w:r>
      <w:r w:rsidRPr="685DE177">
        <w:rPr>
          <w:rFonts w:eastAsia="Arial"/>
        </w:rPr>
        <w:t>Specific test cases and expected outcomes.</w:t>
      </w:r>
      <w:r w:rsidRPr="685DE177">
        <w:rPr>
          <w:rFonts w:eastAsia="Arial"/>
          <w:b/>
          <w:bCs/>
        </w:rPr>
        <w:t> </w:t>
      </w:r>
    </w:p>
    <w:p w:rsidRPr="00EE0CB7" w:rsidR="00EE0CB7" w:rsidP="685DE177" w:rsidRDefault="00552704" w14:paraId="372F9693" w14:textId="67158CE1">
      <w:pPr>
        <w:numPr>
          <w:ilvl w:val="0"/>
          <w:numId w:val="32"/>
        </w:numPr>
        <w:rPr>
          <w:rFonts w:eastAsia="Arial"/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 w:rsidRPr="685DE177" w:rsidR="00EE0CB7">
        <w:rPr>
          <w:rFonts w:eastAsia="Arial"/>
          <w:b/>
          <w:bCs/>
        </w:rPr>
        <w:t xml:space="preserve">Validation Procedures: </w:t>
      </w:r>
      <w:r w:rsidRPr="685DE177" w:rsidR="00EE0CB7">
        <w:rPr>
          <w:rFonts w:eastAsia="Arial"/>
        </w:rPr>
        <w:t>Methods for validating data accuracy and completeness.</w:t>
      </w:r>
      <w:r w:rsidRPr="685DE177" w:rsidR="00EE0CB7">
        <w:rPr>
          <w:rFonts w:eastAsia="Arial"/>
          <w:b/>
          <w:bCs/>
        </w:rPr>
        <w:t> </w:t>
      </w:r>
    </w:p>
    <w:p w:rsidR="001A1A0C" w:rsidP="685DE177" w:rsidRDefault="00EE0CB7" w14:paraId="10B5B2C6" w14:textId="416D875C">
      <w:pPr>
        <w:pStyle w:val="Heading1"/>
        <w:spacing w:before="240"/>
        <w:rPr>
          <w:rFonts w:ascii="Arial" w:hAnsi="Arial" w:eastAsia="Arial"/>
        </w:rPr>
      </w:pPr>
      <w:bookmarkStart w:name="_Toc193915988" w:id="34"/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685DE177" w:rsidR="00552704">
        <w:rPr>
          <w:rFonts w:ascii="Arial" w:hAnsi="Arial" w:eastAsia="Arial"/>
        </w:rPr>
        <w:t>9 Documentation and Reporting</w:t>
      </w:r>
      <w:bookmarkEnd w:id="34"/>
    </w:p>
    <w:p w:rsidRPr="006B4E18" w:rsidR="00F74175" w:rsidP="685DE177" w:rsidRDefault="00F74175" w14:paraId="4F2A8B96" w14:textId="77777777">
      <w:pPr>
        <w:numPr>
          <w:ilvl w:val="0"/>
          <w:numId w:val="32"/>
        </w:numPr>
        <w:rPr>
          <w:rFonts w:eastAsia="Arial"/>
          <w:b/>
          <w:bCs/>
        </w:rPr>
      </w:pPr>
      <w:r w:rsidRPr="685DE177">
        <w:rPr>
          <w:rFonts w:eastAsia="Arial"/>
          <w:b/>
          <w:bCs/>
        </w:rPr>
        <w:t xml:space="preserve">Documentation: </w:t>
      </w:r>
      <w:r w:rsidRPr="685DE177">
        <w:rPr>
          <w:rFonts w:eastAsia="Arial"/>
        </w:rPr>
        <w:t>Comprehensive documentation of the ETL process, including code and configuration files.</w:t>
      </w:r>
      <w:r w:rsidRPr="685DE177">
        <w:rPr>
          <w:rFonts w:eastAsia="Arial"/>
          <w:b/>
          <w:bCs/>
        </w:rPr>
        <w:t xml:space="preserve"> </w:t>
      </w:r>
    </w:p>
    <w:p w:rsidRPr="006B4E18" w:rsidR="0098311C" w:rsidP="685DE177" w:rsidRDefault="00114430" w14:paraId="4B3E71AC" w14:textId="3B2029F4">
      <w:pPr>
        <w:numPr>
          <w:ilvl w:val="0"/>
          <w:numId w:val="32"/>
        </w:numPr>
        <w:rPr>
          <w:rFonts w:eastAsia="Arial"/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 w:rsidRPr="685DE177" w:rsidR="00F74175">
        <w:rPr>
          <w:rFonts w:eastAsia="Arial"/>
          <w:b/>
          <w:bCs/>
        </w:rPr>
        <w:t xml:space="preserve">Reporting: </w:t>
      </w:r>
      <w:r w:rsidRPr="685DE177" w:rsidR="00F74175">
        <w:rPr>
          <w:rFonts w:eastAsia="Arial"/>
        </w:rPr>
        <w:t>Methods for generating and distributing reports on ETL performance and issues</w:t>
      </w:r>
      <w:r w:rsidRPr="685DE177" w:rsidR="003927F7">
        <w:rPr>
          <w:rFonts w:eastAsia="Arial"/>
        </w:rPr>
        <w:t>.</w:t>
      </w:r>
    </w:p>
    <w:p w:rsidR="00114430" w:rsidP="685DE177" w:rsidRDefault="00114430" w14:paraId="7B83083F" w14:textId="77777777">
      <w:pPr>
        <w:rPr>
          <w:rFonts w:eastAsia="Arial"/>
        </w:rPr>
      </w:pPr>
    </w:p>
    <w:p w:rsidRPr="00034D9C" w:rsidR="00114430" w:rsidP="685DE177" w:rsidRDefault="00114430" w14:paraId="7314B823" w14:textId="2565C9E5">
      <w:pPr>
        <w:pStyle w:val="Heading1"/>
        <w:spacing w:before="240"/>
        <w:rPr>
          <w:rFonts w:ascii="Arial" w:hAnsi="Arial" w:eastAsia="Arial"/>
        </w:rPr>
      </w:pPr>
      <w:bookmarkStart w:name="_Toc193915989" w:id="35"/>
      <w:r w:rsidRPr="685DE177">
        <w:rPr>
          <w:rFonts w:ascii="Arial" w:hAnsi="Arial" w:eastAsia="Arial"/>
        </w:rPr>
        <w:t xml:space="preserve">10 </w:t>
      </w:r>
      <w:r w:rsidRPr="685DE177" w:rsidR="001C5C71">
        <w:rPr>
          <w:rFonts w:ascii="Arial" w:hAnsi="Arial" w:eastAsia="Arial"/>
        </w:rPr>
        <w:t>Maintenance and Support</w:t>
      </w:r>
      <w:bookmarkEnd w:id="35"/>
    </w:p>
    <w:p w:rsidR="0D502C5D" w:rsidP="685DE177" w:rsidRDefault="0D502C5D" w14:paraId="1F5C994F" w14:textId="1D358B60">
      <w:pPr>
        <w:numPr>
          <w:ilvl w:val="0"/>
          <w:numId w:val="32"/>
        </w:numPr>
        <w:rPr>
          <w:rFonts w:eastAsia="Arial"/>
          <w:color w:val="000000" w:themeColor="text1"/>
          <w:sz w:val="28"/>
          <w:szCs w:val="28"/>
        </w:rPr>
      </w:pPr>
      <w:r w:rsidRPr="685DE177">
        <w:rPr>
          <w:rFonts w:eastAsia="Arial"/>
          <w:b/>
          <w:bCs/>
          <w:color w:val="000000" w:themeColor="text1"/>
          <w:sz w:val="28"/>
          <w:szCs w:val="28"/>
        </w:rPr>
        <w:t>Maintenance Plan</w:t>
      </w:r>
    </w:p>
    <w:p w:rsidR="0D502C5D" w:rsidP="685DE177" w:rsidRDefault="0D502C5D" w14:paraId="7C176AC3" w14:textId="001BE05D" w14:noSpellErr="1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1B180D52" w:rsidR="7EDCDF7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To ensure the continued accuracy, reliability, and performance of the</w:t>
      </w:r>
      <w:commentRangeStart w:id="981390305"/>
      <w:r w:rsidRPr="1B180D52" w:rsidR="7EDCDF7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Payer Mix Report</w:t>
      </w:r>
      <w:commentRangeEnd w:id="981390305"/>
      <w:r>
        <w:rPr>
          <w:rStyle w:val="CommentReference"/>
        </w:rPr>
        <w:commentReference w:id="981390305"/>
      </w:r>
      <w:r w:rsidRPr="1B180D52" w:rsidR="7EDCDF7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, the Data Engineering and Analytics teams </w:t>
      </w:r>
      <w:r w:rsidRPr="1B180D52" w:rsidR="7EDCDF7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are responsible for</w:t>
      </w:r>
      <w:r w:rsidRPr="1B180D52" w:rsidR="7EDCDF78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the following ongoing maintenance activities:</w:t>
      </w:r>
    </w:p>
    <w:p w:rsidR="0D502C5D" w:rsidP="685DE177" w:rsidRDefault="0D502C5D" w14:paraId="3509E454" w14:textId="7B617CFF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ETL Job Monitoring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1DE81382" w14:textId="7831967A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Regularly monitor AWS Glue job executions via CloudWatch.</w:t>
      </w:r>
    </w:p>
    <w:p w:rsidR="0D502C5D" w:rsidP="685DE177" w:rsidRDefault="0D502C5D" w14:paraId="369873E8" w14:textId="6135D8B9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Review logs for job failures, delays, or data quality issues.</w:t>
      </w:r>
    </w:p>
    <w:p w:rsidR="0D502C5D" w:rsidP="685DE177" w:rsidRDefault="0D502C5D" w14:paraId="66CCB29B" w14:textId="4EDD5AF4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Redshift Performance Tuning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4CDF65E4" w14:textId="78B1A192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Monitor table sizes, query performance, and vacuum operations.</w:t>
      </w:r>
    </w:p>
    <w:p w:rsidR="0D502C5D" w:rsidP="685DE177" w:rsidRDefault="0D502C5D" w14:paraId="2145BABF" w14:textId="7B4ADCDC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Perform regular optimizations, including updating statistics, sort keys, and distribution styles.</w:t>
      </w:r>
    </w:p>
    <w:p w:rsidR="0D502C5D" w:rsidP="685DE177" w:rsidRDefault="0D502C5D" w14:paraId="52206D67" w14:textId="06FF68FE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Data Quality Checks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4D59F2B9" w14:textId="35E917E4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Implement automated validation rules (e.g., row count checks, null checks).</w:t>
      </w:r>
    </w:p>
    <w:p w:rsidR="0D502C5D" w:rsidP="685DE177" w:rsidRDefault="0D502C5D" w14:paraId="64D6CBAF" w14:textId="67EE85A3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Schedule periodic audits to ensure data integrity.</w:t>
      </w:r>
    </w:p>
    <w:p w:rsidR="0D502C5D" w:rsidP="685DE177" w:rsidRDefault="0D502C5D" w14:paraId="4EB83CB5" w14:textId="39446014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Security Reviews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175F6E38" w14:textId="650A8C54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Review IAM roles and access permissions quarterly.</w:t>
      </w:r>
    </w:p>
    <w:p w:rsidR="0D502C5D" w:rsidP="685DE177" w:rsidRDefault="0D502C5D" w14:paraId="2DF8080E" w14:textId="673EADFC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Monitor and log unauthorized access attempts.</w:t>
      </w:r>
    </w:p>
    <w:p w:rsidR="0D502C5D" w:rsidP="685DE177" w:rsidRDefault="0D502C5D" w14:paraId="07DDB819" w14:textId="6C9D078C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Data Source Connectivity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50A72C0C" w14:textId="21AA7D94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Maintain and update ODBC drivers, APIs, and DMS connectors as needed.</w:t>
      </w:r>
    </w:p>
    <w:p w:rsidR="0D502C5D" w:rsidP="685DE177" w:rsidRDefault="0D502C5D" w14:paraId="42587AB7" w14:textId="16CC4260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Test integration endpoints and credentials regularly to avoid failures.</w:t>
      </w:r>
    </w:p>
    <w:p w:rsidR="0D502C5D" w:rsidP="685DE177" w:rsidRDefault="0D502C5D" w14:paraId="1F6EE51B" w14:textId="535FEFAF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System Upgrades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4C7C28D8" w14:textId="19141D19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Stay current with AWS Glue, Redshift, and Qlik updates and patches.</w:t>
      </w:r>
    </w:p>
    <w:p w:rsidR="0D502C5D" w:rsidP="685DE177" w:rsidRDefault="0D502C5D" w14:paraId="23FAC71F" w14:textId="0C7E6AE2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Validate report compatibility after upgrades or new feature releases.</w:t>
      </w:r>
    </w:p>
    <w:p w:rsidR="0D502C5D" w:rsidP="685DE177" w:rsidRDefault="0D502C5D" w14:paraId="4280ACDA" w14:textId="309D43CD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Backup File Management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007CCBFF" w14:textId="3A1812C4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Ensure timely ingestion of backup files from FTP locations.</w:t>
      </w:r>
    </w:p>
    <w:p w:rsidR="0D502C5D" w:rsidP="685DE177" w:rsidRDefault="0D502C5D" w14:paraId="4E6904A3" w14:textId="4CF7A177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Validate backup file structure and content before processing.</w:t>
      </w:r>
      <w:r>
        <w:br/>
      </w:r>
    </w:p>
    <w:p w:rsidR="0D502C5D" w:rsidP="685DE177" w:rsidRDefault="0D502C5D" w14:paraId="29F29EE3" w14:textId="00BFED50">
      <w:pPr>
        <w:rPr>
          <w:rFonts w:eastAsia="Arial"/>
          <w:color w:val="000000" w:themeColor="text1"/>
          <w:sz w:val="24"/>
          <w:szCs w:val="24"/>
        </w:rPr>
      </w:pPr>
      <w:r w:rsidRPr="685DE177">
        <w:rPr>
          <w:rFonts w:eastAsia="Arial"/>
          <w:b/>
          <w:bCs/>
          <w:color w:val="000000" w:themeColor="text1"/>
          <w:sz w:val="28"/>
          <w:szCs w:val="28"/>
        </w:rPr>
        <w:t>Support Procedures</w:t>
      </w:r>
      <w:r>
        <w:br/>
      </w:r>
    </w:p>
    <w:p w:rsidR="0D502C5D" w:rsidP="685DE177" w:rsidRDefault="0D502C5D" w14:paraId="307196DC" w14:textId="0857B4FF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The support team will follow a structured escalation and resolution procedure to handle production issues efficiently:</w:t>
      </w:r>
    </w:p>
    <w:p w:rsidR="0D502C5D" w:rsidP="685DE177" w:rsidRDefault="0D502C5D" w14:paraId="28B9EB5F" w14:textId="37A656EB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Issue Identification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12DB5B6B" w14:textId="6680E896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Detected through automated alerts (AWS CloudWatch), manual user reports, or scheduled audits.</w:t>
      </w:r>
    </w:p>
    <w:p w:rsidR="0D502C5D" w:rsidP="685DE177" w:rsidRDefault="0D502C5D" w14:paraId="2C250D7E" w14:textId="6C06D151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Logging and Tracking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44686470" w14:textId="472B3749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All issues logged in the internal ticketing system (e.g., Jira, ServiceNow) with timestamps, severity levels, and assigned owners.</w:t>
      </w:r>
    </w:p>
    <w:p w:rsidR="0D502C5D" w:rsidP="685DE177" w:rsidRDefault="0D502C5D" w14:paraId="73E95FE4" w14:textId="16E48B86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Resolution Timeline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316E28DF" w14:textId="7598E168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Critical issues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 xml:space="preserve"> (e.g., ETL failure, Redshift down, Qlik not loading): Resolved within 2–4 hours.</w:t>
      </w:r>
    </w:p>
    <w:p w:rsidR="0D502C5D" w:rsidP="685DE177" w:rsidRDefault="0D502C5D" w14:paraId="05BCD69C" w14:textId="0550C1DE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Medium issues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 xml:space="preserve"> (e.g., delayed reports, data mismatch): Resolved within 1 business day.</w:t>
      </w:r>
    </w:p>
    <w:p w:rsidR="0D502C5D" w:rsidP="685DE177" w:rsidRDefault="0D502C5D" w14:paraId="4FF94334" w14:textId="7E1B6B37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Low-priority issues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 xml:space="preserve"> (e.g., enhancements, formatting requests): Resolved within 3–5 business days.</w:t>
      </w:r>
    </w:p>
    <w:p w:rsidR="0D502C5D" w:rsidP="685DE177" w:rsidRDefault="0D502C5D" w14:paraId="14B80017" w14:textId="353620DB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Communication Protocol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04D23E72" w14:textId="03AA37EE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Immediate stakeholders (Jon Morrison, Jason Hershey) are notified in case of any production delays or critical issues.</w:t>
      </w:r>
    </w:p>
    <w:p w:rsidR="0D502C5D" w:rsidP="685DE177" w:rsidRDefault="0D502C5D" w14:paraId="1632D844" w14:textId="7C960444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Resolution summaries are shared via email or Teams after ticket closure.</w:t>
      </w:r>
    </w:p>
    <w:p w:rsidR="0D502C5D" w:rsidP="685DE177" w:rsidRDefault="0D502C5D" w14:paraId="31A5B631" w14:textId="635E6418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Knowledge Base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489AEFE7" w14:textId="2B11A3F0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Maintain and update SOPs (Standard Operating Procedures) for frequent issues and recurring support tasks.</w:t>
      </w:r>
    </w:p>
    <w:p w:rsidR="0D502C5D" w:rsidP="685DE177" w:rsidRDefault="0D502C5D" w14:paraId="438088FF" w14:textId="6CA9C061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Documentation is stored in a shared Confluence or SharePoint location accessible by the support team.</w:t>
      </w:r>
    </w:p>
    <w:p w:rsidR="0D502C5D" w:rsidP="685DE177" w:rsidRDefault="0D502C5D" w14:paraId="120BACFA" w14:textId="24748344">
      <w:pPr>
        <w:pStyle w:val="ListParagraph"/>
        <w:numPr>
          <w:ilvl w:val="0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Post-Incident Review</w:t>
      </w: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:</w:t>
      </w:r>
    </w:p>
    <w:p w:rsidR="0D502C5D" w:rsidP="685DE177" w:rsidRDefault="0D502C5D" w14:paraId="15A43968" w14:textId="3A5B93BF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A root cause analysis (RCA) is performed for high-severity issues.</w:t>
      </w:r>
    </w:p>
    <w:p w:rsidR="0D502C5D" w:rsidP="685DE177" w:rsidRDefault="0D502C5D" w14:paraId="13921AB0" w14:textId="117091D0">
      <w:pPr>
        <w:pStyle w:val="ListParagraph"/>
        <w:numPr>
          <w:ilvl w:val="1"/>
          <w:numId w:val="32"/>
        </w:numPr>
        <w:spacing w:before="240" w:after="240"/>
        <w:rPr>
          <w:rFonts w:ascii="Arial" w:hAnsi="Arial" w:eastAsia="Arial" w:cs="Arial"/>
          <w:color w:val="000000" w:themeColor="text1"/>
        </w:rPr>
      </w:pPr>
      <w:r w:rsidRPr="685DE177">
        <w:rPr>
          <w:rFonts w:ascii="Arial" w:hAnsi="Arial" w:eastAsia="Arial" w:cs="Arial"/>
          <w:color w:val="000000" w:themeColor="text1"/>
          <w:sz w:val="20"/>
          <w:szCs w:val="20"/>
        </w:rPr>
        <w:t>Lessons learned and preventive measures are documented and shared with the team.</w:t>
      </w:r>
    </w:p>
    <w:p w:rsidR="00EA6AA6" w:rsidP="685DE177" w:rsidRDefault="00EA6AA6" w14:paraId="0C6D54BA" w14:textId="69428F47">
      <w:pPr>
        <w:rPr>
          <w:rFonts w:eastAsia="Arial"/>
        </w:rPr>
      </w:pPr>
    </w:p>
    <w:p w:rsidRPr="006B4E18" w:rsidR="006B4E18" w:rsidP="685DE177" w:rsidRDefault="00D82055" w14:paraId="48A02E76" w14:textId="35C039C6">
      <w:pPr>
        <w:pStyle w:val="Heading1"/>
        <w:spacing w:before="240"/>
        <w:rPr>
          <w:rFonts w:ascii="Arial" w:hAnsi="Arial" w:eastAsia="Arial"/>
        </w:rPr>
      </w:pPr>
      <w:bookmarkStart w:name="_Toc193915990" w:id="36"/>
      <w:r w:rsidRPr="56EC931B">
        <w:rPr>
          <w:rFonts w:ascii="Arial" w:hAnsi="Arial" w:eastAsia="Arial"/>
        </w:rPr>
        <w:t>11 Appendices</w:t>
      </w:r>
      <w:bookmarkEnd w:id="36"/>
      <w:r w:rsidR="006B4E18">
        <w:br/>
      </w:r>
      <w:r w:rsidR="006B4E18">
        <w:br/>
      </w:r>
      <w:r w:rsidRPr="56EC931B" w:rsidR="09303923">
        <w:rPr>
          <w:rFonts w:ascii="Arial" w:hAnsi="Arial" w:eastAsia="Arial"/>
          <w:bCs/>
          <w:noProof w:val="0"/>
          <w:sz w:val="31"/>
          <w:szCs w:val="31"/>
        </w:rPr>
        <w:t xml:space="preserve">11.1 </w:t>
      </w:r>
      <w:r w:rsidRPr="56EC931B" w:rsidR="09303923">
        <w:rPr>
          <w:rFonts w:ascii="Arial" w:hAnsi="Arial" w:eastAsia="Arial"/>
          <w:bCs/>
          <w:noProof w:val="0"/>
          <w:sz w:val="28"/>
          <w:szCs w:val="28"/>
        </w:rPr>
        <w:t>Glossary</w:t>
      </w:r>
      <w:r w:rsidRPr="56EC931B" w:rsidR="09303923">
        <w:rPr>
          <w:rFonts w:ascii="Arial" w:hAnsi="Arial" w:eastAsia="Arial"/>
          <w:bCs/>
          <w:noProof w:val="0"/>
          <w:sz w:val="31"/>
          <w:szCs w:val="31"/>
        </w:rPr>
        <w:t>:</w:t>
      </w:r>
    </w:p>
    <w:tbl>
      <w:tblPr>
        <w:tblStyle w:val="AvayaTableGrid1"/>
        <w:tblW w:w="0" w:type="auto"/>
        <w:tblInd w:w="-15" w:type="dxa"/>
        <w:tblLayout w:type="fixed"/>
        <w:tblLook w:val="06A0" w:firstRow="1" w:lastRow="0" w:firstColumn="1" w:lastColumn="0" w:noHBand="1" w:noVBand="1"/>
      </w:tblPr>
      <w:tblGrid>
        <w:gridCol w:w="2190"/>
        <w:gridCol w:w="9342"/>
      </w:tblGrid>
      <w:tr w:rsidR="31F32038" w:rsidTr="56EC931B" w14:paraId="73ED873B" w14:textId="77777777">
        <w:trPr>
          <w:trHeight w:val="300"/>
        </w:trPr>
        <w:tc>
          <w:tcPr>
            <w:tcW w:w="2190" w:type="dxa"/>
          </w:tcPr>
          <w:p w:rsidR="31F32038" w:rsidP="685DE177" w:rsidRDefault="428A48F3" w14:paraId="2F84DBB3" w14:textId="25CF5123">
            <w:pPr>
              <w:spacing w:before="0"/>
              <w:jc w:val="center"/>
              <w:rPr>
                <w:rFonts w:eastAsia="Arial"/>
                <w:b/>
                <w:bCs/>
              </w:rPr>
            </w:pPr>
            <w:r w:rsidRPr="685DE177">
              <w:rPr>
                <w:rFonts w:eastAsia="Arial"/>
                <w:b/>
                <w:bCs/>
              </w:rPr>
              <w:t>Term / Acronym</w:t>
            </w:r>
          </w:p>
        </w:tc>
        <w:tc>
          <w:tcPr>
            <w:tcW w:w="9342" w:type="dxa"/>
          </w:tcPr>
          <w:p w:rsidR="31F32038" w:rsidP="685DE177" w:rsidRDefault="428A48F3" w14:paraId="7A82E162" w14:textId="1D9CB2BF">
            <w:pPr>
              <w:spacing w:before="0"/>
              <w:jc w:val="center"/>
              <w:rPr>
                <w:rFonts w:eastAsia="Arial"/>
                <w:b/>
                <w:bCs/>
              </w:rPr>
            </w:pPr>
            <w:r w:rsidRPr="685DE177">
              <w:rPr>
                <w:rFonts w:eastAsia="Arial"/>
                <w:b/>
                <w:bCs/>
              </w:rPr>
              <w:t>Definition</w:t>
            </w:r>
          </w:p>
        </w:tc>
      </w:tr>
      <w:tr w:rsidR="31F32038" w:rsidTr="56EC931B" w14:paraId="24D0D7E4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3A053BD8" w14:textId="642F0FDB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NHPPD</w:t>
            </w:r>
          </w:p>
        </w:tc>
        <w:tc>
          <w:tcPr>
            <w:tcW w:w="9342" w:type="dxa"/>
          </w:tcPr>
          <w:p w:rsidR="31F32038" w:rsidP="685DE177" w:rsidRDefault="428A48F3" w14:paraId="3C732202" w14:textId="7AC467A8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Nursing Hours Per Patient Day — total worked hours by nurses divided by resident days.</w:t>
            </w:r>
          </w:p>
        </w:tc>
      </w:tr>
      <w:tr w:rsidR="31F32038" w:rsidTr="56EC931B" w14:paraId="7167364C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70BC06CB" w14:textId="68D10D54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PCC</w:t>
            </w:r>
          </w:p>
        </w:tc>
        <w:tc>
          <w:tcPr>
            <w:tcW w:w="9342" w:type="dxa"/>
          </w:tcPr>
          <w:p w:rsidR="31F32038" w:rsidP="685DE177" w:rsidRDefault="428A48F3" w14:paraId="5DDE9DA7" w14:textId="4F4BE79F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Point Click Care — a healthcare platform used for patient records and staff scheduling.</w:t>
            </w:r>
          </w:p>
        </w:tc>
      </w:tr>
      <w:tr w:rsidR="31F32038" w:rsidTr="56EC931B" w14:paraId="58F6721A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3104D214" w14:textId="58F4715D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ETL</w:t>
            </w:r>
          </w:p>
        </w:tc>
        <w:tc>
          <w:tcPr>
            <w:tcW w:w="9342" w:type="dxa"/>
          </w:tcPr>
          <w:p w:rsidR="31F32038" w:rsidP="685DE177" w:rsidRDefault="428A48F3" w14:paraId="36A26268" w14:textId="07D03097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Extract, Transform, Load — data pipeline process used for integrating data from multiple sources.</w:t>
            </w:r>
          </w:p>
        </w:tc>
      </w:tr>
      <w:tr w:rsidR="31F32038" w:rsidTr="56EC931B" w14:paraId="60C14892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6F38418D" w14:textId="26E52FEC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AWS Glue</w:t>
            </w:r>
          </w:p>
        </w:tc>
        <w:tc>
          <w:tcPr>
            <w:tcW w:w="9342" w:type="dxa"/>
          </w:tcPr>
          <w:p w:rsidR="31F32038" w:rsidP="685DE177" w:rsidRDefault="428A48F3" w14:paraId="338E490A" w14:textId="4E50D67A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AWS managed ETL service for automating data workflows.</w:t>
            </w:r>
          </w:p>
        </w:tc>
      </w:tr>
      <w:tr w:rsidR="31F32038" w:rsidTr="56EC931B" w14:paraId="30D7EC12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1E0D50A7" w14:textId="3FF49188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AWS DMS</w:t>
            </w:r>
          </w:p>
        </w:tc>
        <w:tc>
          <w:tcPr>
            <w:tcW w:w="9342" w:type="dxa"/>
          </w:tcPr>
          <w:p w:rsidR="31F32038" w:rsidP="685DE177" w:rsidRDefault="428A48F3" w14:paraId="315771AF" w14:textId="3C0A190E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 xml:space="preserve">AWS Database Migration Service — used for replicating data from </w:t>
            </w:r>
            <w:r w:rsidRPr="56EC931B" w:rsidR="098F6FFF">
              <w:rPr>
                <w:rFonts w:eastAsia="Arial"/>
              </w:rPr>
              <w:t>on-premises</w:t>
            </w:r>
            <w:r w:rsidRPr="56EC931B">
              <w:rPr>
                <w:rFonts w:eastAsia="Arial"/>
              </w:rPr>
              <w:t>/cloud sources to AWS.</w:t>
            </w:r>
          </w:p>
        </w:tc>
      </w:tr>
      <w:tr w:rsidR="31F32038" w:rsidTr="56EC931B" w14:paraId="1161E283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449DC787" w14:textId="419C9150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Redshift</w:t>
            </w:r>
          </w:p>
        </w:tc>
        <w:tc>
          <w:tcPr>
            <w:tcW w:w="9342" w:type="dxa"/>
          </w:tcPr>
          <w:p w:rsidR="31F32038" w:rsidP="685DE177" w:rsidRDefault="428A48F3" w14:paraId="534811EE" w14:textId="398E4C07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Amazon Redshift — AWS cloud-based data warehouse used for reporting and analytics.</w:t>
            </w:r>
          </w:p>
        </w:tc>
      </w:tr>
      <w:tr w:rsidR="31F32038" w:rsidTr="56EC931B" w14:paraId="6EF8959E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6B9AFF2E" w14:textId="119F8A4F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Qlik Sense</w:t>
            </w:r>
          </w:p>
        </w:tc>
        <w:tc>
          <w:tcPr>
            <w:tcW w:w="9342" w:type="dxa"/>
          </w:tcPr>
          <w:p w:rsidR="31F32038" w:rsidP="685DE177" w:rsidRDefault="428A48F3" w14:paraId="568F5651" w14:textId="69DA448F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Business Intelligence tool used to visualize NHPPD metrics and reports.</w:t>
            </w:r>
          </w:p>
        </w:tc>
      </w:tr>
      <w:tr w:rsidR="31F32038" w:rsidTr="56EC931B" w14:paraId="44F9CD77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23162DA8" w14:textId="7212B6A1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Resident Days</w:t>
            </w:r>
          </w:p>
        </w:tc>
        <w:tc>
          <w:tcPr>
            <w:tcW w:w="9342" w:type="dxa"/>
          </w:tcPr>
          <w:p w:rsidR="31F32038" w:rsidP="685DE177" w:rsidRDefault="428A48F3" w14:paraId="28FBAA1D" w14:textId="3564ACA2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Total number of days residents are present during the reporting period.</w:t>
            </w:r>
          </w:p>
        </w:tc>
      </w:tr>
      <w:tr w:rsidR="31F32038" w:rsidTr="56EC931B" w14:paraId="0EBBA44A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4CBCB4BE" w14:textId="570BAC73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Census</w:t>
            </w:r>
          </w:p>
        </w:tc>
        <w:tc>
          <w:tcPr>
            <w:tcW w:w="9342" w:type="dxa"/>
          </w:tcPr>
          <w:p w:rsidR="31F32038" w:rsidP="685DE177" w:rsidRDefault="428A48F3" w14:paraId="1E183063" w14:textId="6126124C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The total count of residents per day, including primary and secondary (2nd person) occupancy.</w:t>
            </w:r>
          </w:p>
        </w:tc>
      </w:tr>
      <w:tr w:rsidR="31F32038" w:rsidTr="56EC931B" w14:paraId="214013D6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136C93C3" w14:textId="1DD0FFE7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HUDI</w:t>
            </w:r>
          </w:p>
        </w:tc>
        <w:tc>
          <w:tcPr>
            <w:tcW w:w="9342" w:type="dxa"/>
          </w:tcPr>
          <w:p w:rsidR="31F32038" w:rsidP="685DE177" w:rsidRDefault="428A48F3" w14:paraId="100E3A56" w14:textId="4965878C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 xml:space="preserve">Hadoop </w:t>
            </w:r>
            <w:proofErr w:type="spellStart"/>
            <w:r w:rsidRPr="56EC931B">
              <w:rPr>
                <w:rFonts w:eastAsia="Arial"/>
              </w:rPr>
              <w:t>Upserts</w:t>
            </w:r>
            <w:proofErr w:type="spellEnd"/>
            <w:r w:rsidRPr="56EC931B">
              <w:rPr>
                <w:rFonts w:eastAsia="Arial"/>
              </w:rPr>
              <w:t xml:space="preserve"> Deletes and </w:t>
            </w:r>
            <w:proofErr w:type="spellStart"/>
            <w:r w:rsidRPr="56EC931B">
              <w:rPr>
                <w:rFonts w:eastAsia="Arial"/>
              </w:rPr>
              <w:t>Incrementals</w:t>
            </w:r>
            <w:proofErr w:type="spellEnd"/>
            <w:r w:rsidRPr="56EC931B">
              <w:rPr>
                <w:rFonts w:eastAsia="Arial"/>
              </w:rPr>
              <w:t xml:space="preserve"> — used for managing slowly changing data.</w:t>
            </w:r>
          </w:p>
        </w:tc>
      </w:tr>
      <w:tr w:rsidR="31F32038" w:rsidTr="56EC931B" w14:paraId="440C0ED8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2A937CCB" w14:textId="30AC9755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SCD</w:t>
            </w:r>
          </w:p>
        </w:tc>
        <w:tc>
          <w:tcPr>
            <w:tcW w:w="9342" w:type="dxa"/>
          </w:tcPr>
          <w:p w:rsidR="31F32038" w:rsidP="685DE177" w:rsidRDefault="428A48F3" w14:paraId="004DA8E8" w14:textId="01431769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Slowly Changing Dimensions — data management technique to track historical changes in data.</w:t>
            </w:r>
          </w:p>
        </w:tc>
      </w:tr>
      <w:tr w:rsidR="31F32038" w:rsidTr="56EC931B" w14:paraId="37B952A6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204E694A" w14:textId="0E927761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FTP</w:t>
            </w:r>
          </w:p>
        </w:tc>
        <w:tc>
          <w:tcPr>
            <w:tcW w:w="9342" w:type="dxa"/>
          </w:tcPr>
          <w:p w:rsidR="31F32038" w:rsidP="685DE177" w:rsidRDefault="428A48F3" w14:paraId="71061822" w14:textId="34DCD725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File Transfer Protocol — used for receiving static files like backups and budgets.</w:t>
            </w:r>
          </w:p>
        </w:tc>
      </w:tr>
      <w:tr w:rsidR="31F32038" w:rsidTr="56EC931B" w14:paraId="77669509" w14:textId="77777777">
        <w:trPr>
          <w:trHeight w:val="300"/>
        </w:trPr>
        <w:tc>
          <w:tcPr>
            <w:tcW w:w="2190" w:type="dxa"/>
          </w:tcPr>
          <w:p w:rsidR="31F32038" w:rsidP="56EC931B" w:rsidRDefault="428A48F3" w14:paraId="7BF7BB36" w14:textId="7B6ACA3B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IAM</w:t>
            </w:r>
          </w:p>
        </w:tc>
        <w:tc>
          <w:tcPr>
            <w:tcW w:w="9342" w:type="dxa"/>
          </w:tcPr>
          <w:p w:rsidR="31F32038" w:rsidP="685DE177" w:rsidRDefault="428A48F3" w14:paraId="1348FF0C" w14:textId="6730E739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AWS Identity and Access Management — used to control user access and permissions.</w:t>
            </w:r>
          </w:p>
        </w:tc>
      </w:tr>
    </w:tbl>
    <w:p w:rsidR="31F32038" w:rsidP="685DE177" w:rsidRDefault="2FE15D37" w14:paraId="1CFE8998" w14:textId="5DAE8533">
      <w:pPr>
        <w:pStyle w:val="Heading3"/>
        <w:rPr>
          <w:rFonts w:ascii="Arial" w:hAnsi="Arial" w:eastAsia="Arial"/>
          <w:noProof w:val="0"/>
          <w:sz w:val="20"/>
        </w:rPr>
      </w:pPr>
      <w:r w:rsidRPr="685DE177">
        <w:rPr>
          <w:rFonts w:ascii="Arial" w:hAnsi="Arial" w:eastAsia="Arial"/>
          <w:bCs/>
          <w:noProof w:val="0"/>
          <w:color w:val="C04F4D"/>
          <w:sz w:val="28"/>
          <w:szCs w:val="28"/>
        </w:rPr>
        <w:t>11.2 References:</w:t>
      </w:r>
    </w:p>
    <w:tbl>
      <w:tblPr>
        <w:tblStyle w:val="AvayaTableGrid1"/>
        <w:tblW w:w="0" w:type="auto"/>
        <w:tblLayout w:type="fixed"/>
        <w:tblLook w:val="06A0" w:firstRow="1" w:lastRow="0" w:firstColumn="1" w:lastColumn="0" w:noHBand="1" w:noVBand="1"/>
      </w:tblPr>
      <w:tblGrid>
        <w:gridCol w:w="2600"/>
        <w:gridCol w:w="7708"/>
      </w:tblGrid>
      <w:tr w:rsidR="31F32038" w:rsidTr="56EC931B" w14:paraId="702520D1" w14:textId="77777777">
        <w:trPr>
          <w:trHeight w:val="300"/>
        </w:trPr>
        <w:tc>
          <w:tcPr>
            <w:tcW w:w="2600" w:type="dxa"/>
          </w:tcPr>
          <w:p w:rsidR="31F32038" w:rsidP="685DE177" w:rsidRDefault="428A48F3" w14:paraId="2630B7CB" w14:textId="5A4425A4">
            <w:pPr>
              <w:spacing w:before="0"/>
              <w:jc w:val="center"/>
              <w:rPr>
                <w:rFonts w:eastAsia="Arial"/>
                <w:b/>
                <w:bCs/>
              </w:rPr>
            </w:pPr>
            <w:r w:rsidRPr="685DE177">
              <w:rPr>
                <w:rFonts w:eastAsia="Arial"/>
                <w:b/>
                <w:bCs/>
              </w:rPr>
              <w:t>Source</w:t>
            </w:r>
          </w:p>
        </w:tc>
        <w:tc>
          <w:tcPr>
            <w:tcW w:w="7708" w:type="dxa"/>
          </w:tcPr>
          <w:p w:rsidR="31F32038" w:rsidP="685DE177" w:rsidRDefault="428A48F3" w14:paraId="1A07E05C" w14:textId="477F0982">
            <w:pPr>
              <w:spacing w:before="0"/>
              <w:jc w:val="center"/>
              <w:rPr>
                <w:rFonts w:eastAsia="Arial"/>
                <w:b/>
                <w:bCs/>
              </w:rPr>
            </w:pPr>
            <w:r w:rsidRPr="685DE177">
              <w:rPr>
                <w:rFonts w:eastAsia="Arial"/>
                <w:b/>
                <w:bCs/>
              </w:rPr>
              <w:t>Description</w:t>
            </w:r>
          </w:p>
        </w:tc>
      </w:tr>
      <w:tr w:rsidR="31F32038" w:rsidTr="56EC931B" w14:paraId="47F1D431" w14:textId="77777777">
        <w:trPr>
          <w:trHeight w:val="300"/>
        </w:trPr>
        <w:tc>
          <w:tcPr>
            <w:tcW w:w="2600" w:type="dxa"/>
          </w:tcPr>
          <w:p w:rsidR="31F32038" w:rsidP="56EC931B" w:rsidRDefault="428A48F3" w14:paraId="0A472463" w14:textId="4C2259F8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Point Click Care (PCC)</w:t>
            </w:r>
          </w:p>
        </w:tc>
        <w:tc>
          <w:tcPr>
            <w:tcW w:w="7708" w:type="dxa"/>
          </w:tcPr>
          <w:p w:rsidR="31F32038" w:rsidP="685DE177" w:rsidRDefault="428A48F3" w14:paraId="74F8A458" w14:textId="36702083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Source for patient census, hours worked, and clinical data.</w:t>
            </w:r>
          </w:p>
        </w:tc>
      </w:tr>
      <w:tr w:rsidR="31F32038" w:rsidTr="56EC931B" w14:paraId="73D57788" w14:textId="77777777">
        <w:trPr>
          <w:trHeight w:val="300"/>
        </w:trPr>
        <w:tc>
          <w:tcPr>
            <w:tcW w:w="2600" w:type="dxa"/>
          </w:tcPr>
          <w:p w:rsidR="31F32038" w:rsidP="56EC931B" w:rsidRDefault="428A48F3" w14:paraId="18BB297C" w14:textId="113F2C66">
            <w:pPr>
              <w:spacing w:before="0"/>
              <w:rPr>
                <w:rFonts w:eastAsia="Arial"/>
              </w:rPr>
            </w:pPr>
            <w:proofErr w:type="spellStart"/>
            <w:r w:rsidRPr="56EC931B">
              <w:rPr>
                <w:rFonts w:eastAsia="Arial"/>
              </w:rPr>
              <w:t>Ultipro</w:t>
            </w:r>
            <w:proofErr w:type="spellEnd"/>
          </w:p>
        </w:tc>
        <w:tc>
          <w:tcPr>
            <w:tcW w:w="7708" w:type="dxa"/>
          </w:tcPr>
          <w:p w:rsidR="31F32038" w:rsidP="685DE177" w:rsidRDefault="428A48F3" w14:paraId="39A07BB9" w14:textId="68CE92D3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 xml:space="preserve">HR system </w:t>
            </w:r>
            <w:r w:rsidRPr="56EC931B" w:rsidR="2F5C3EFC">
              <w:rPr>
                <w:rFonts w:eastAsia="Arial"/>
              </w:rPr>
              <w:t>provides</w:t>
            </w:r>
            <w:r w:rsidRPr="56EC931B">
              <w:rPr>
                <w:rFonts w:eastAsia="Arial"/>
              </w:rPr>
              <w:t xml:space="preserve"> payroll and associate details.</w:t>
            </w:r>
          </w:p>
        </w:tc>
      </w:tr>
      <w:tr w:rsidR="31F32038" w:rsidTr="56EC931B" w14:paraId="6140EBAB" w14:textId="77777777">
        <w:trPr>
          <w:trHeight w:val="300"/>
        </w:trPr>
        <w:tc>
          <w:tcPr>
            <w:tcW w:w="2600" w:type="dxa"/>
          </w:tcPr>
          <w:p w:rsidR="31F32038" w:rsidP="56EC931B" w:rsidRDefault="428A48F3" w14:paraId="7BBC6085" w14:textId="14040234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Great Plains (GP)</w:t>
            </w:r>
          </w:p>
        </w:tc>
        <w:tc>
          <w:tcPr>
            <w:tcW w:w="7708" w:type="dxa"/>
          </w:tcPr>
          <w:p w:rsidR="31F32038" w:rsidP="685DE177" w:rsidRDefault="428A48F3" w14:paraId="1AE0FEF3" w14:textId="460A0173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Financial system for accounting and department-level data.</w:t>
            </w:r>
          </w:p>
        </w:tc>
      </w:tr>
      <w:tr w:rsidR="31F32038" w:rsidTr="56EC931B" w14:paraId="5D0B5E9F" w14:textId="77777777">
        <w:trPr>
          <w:trHeight w:val="300"/>
        </w:trPr>
        <w:tc>
          <w:tcPr>
            <w:tcW w:w="2600" w:type="dxa"/>
          </w:tcPr>
          <w:p w:rsidR="31F32038" w:rsidP="56EC931B" w:rsidRDefault="428A48F3" w14:paraId="3169E39D" w14:textId="209A7A56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NetSuite</w:t>
            </w:r>
          </w:p>
        </w:tc>
        <w:tc>
          <w:tcPr>
            <w:tcW w:w="7708" w:type="dxa"/>
          </w:tcPr>
          <w:p w:rsidR="31F32038" w:rsidP="685DE177" w:rsidRDefault="428A48F3" w14:paraId="75B978BE" w14:textId="4FE3D94E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Source for GL and department budget integration.</w:t>
            </w:r>
          </w:p>
        </w:tc>
      </w:tr>
      <w:tr w:rsidR="31F32038" w:rsidTr="56EC931B" w14:paraId="4302B8FF" w14:textId="77777777">
        <w:trPr>
          <w:trHeight w:val="300"/>
        </w:trPr>
        <w:tc>
          <w:tcPr>
            <w:tcW w:w="2600" w:type="dxa"/>
          </w:tcPr>
          <w:p w:rsidR="31F32038" w:rsidP="56EC931B" w:rsidRDefault="428A48F3" w14:paraId="464F0BEE" w14:textId="49ADA0D7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AWS Documentation</w:t>
            </w:r>
          </w:p>
        </w:tc>
        <w:tc>
          <w:tcPr>
            <w:tcW w:w="7708" w:type="dxa"/>
          </w:tcPr>
          <w:p w:rsidR="31F32038" w:rsidP="685DE177" w:rsidRDefault="428A48F3" w14:paraId="224BC7D4" w14:textId="5C7ECC49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Technical reference for Glue, DMS, Redshift configuration and troubleshooting.</w:t>
            </w:r>
          </w:p>
        </w:tc>
      </w:tr>
      <w:tr w:rsidR="31F32038" w:rsidTr="56EC931B" w14:paraId="1317FB1B" w14:textId="77777777">
        <w:trPr>
          <w:trHeight w:val="300"/>
        </w:trPr>
        <w:tc>
          <w:tcPr>
            <w:tcW w:w="2600" w:type="dxa"/>
          </w:tcPr>
          <w:p w:rsidR="31F32038" w:rsidP="56EC931B" w:rsidRDefault="428A48F3" w14:paraId="132ED436" w14:textId="6780B659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Qlik Documentation</w:t>
            </w:r>
          </w:p>
        </w:tc>
        <w:tc>
          <w:tcPr>
            <w:tcW w:w="7708" w:type="dxa"/>
          </w:tcPr>
          <w:p w:rsidR="31F32038" w:rsidP="685DE177" w:rsidRDefault="428A48F3" w14:paraId="20FF43F8" w14:textId="3177462A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Guides for dashboard development, publishing, and visualization.</w:t>
            </w:r>
          </w:p>
        </w:tc>
      </w:tr>
      <w:tr w:rsidR="31F32038" w:rsidTr="56EC931B" w14:paraId="04334FA9" w14:textId="77777777">
        <w:trPr>
          <w:trHeight w:val="300"/>
        </w:trPr>
        <w:tc>
          <w:tcPr>
            <w:tcW w:w="2600" w:type="dxa"/>
          </w:tcPr>
          <w:p w:rsidR="31F32038" w:rsidP="56EC931B" w:rsidRDefault="428A48F3" w14:paraId="3B054070" w14:textId="0FBA0C9A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Budget Files (CSV/Excel)</w:t>
            </w:r>
          </w:p>
        </w:tc>
        <w:tc>
          <w:tcPr>
            <w:tcW w:w="7708" w:type="dxa"/>
          </w:tcPr>
          <w:p w:rsidR="31F32038" w:rsidP="685DE177" w:rsidRDefault="428A48F3" w14:paraId="06C05D2A" w14:textId="3AA5AAAE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Static data manually uploaded via FTP for budgeting comparisons.</w:t>
            </w:r>
          </w:p>
        </w:tc>
      </w:tr>
      <w:tr w:rsidR="31F32038" w:rsidTr="56EC931B" w14:paraId="4FCEE8B2" w14:textId="77777777">
        <w:trPr>
          <w:trHeight w:val="300"/>
        </w:trPr>
        <w:tc>
          <w:tcPr>
            <w:tcW w:w="2600" w:type="dxa"/>
          </w:tcPr>
          <w:p w:rsidR="31F32038" w:rsidP="56EC931B" w:rsidRDefault="428A48F3" w14:paraId="3F5BC556" w14:textId="33C286D6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Internal SOPs</w:t>
            </w:r>
          </w:p>
        </w:tc>
        <w:tc>
          <w:tcPr>
            <w:tcW w:w="7708" w:type="dxa"/>
          </w:tcPr>
          <w:p w:rsidR="31F32038" w:rsidP="685DE177" w:rsidRDefault="428A48F3" w14:paraId="4BA459E9" w14:textId="2E025EA9">
            <w:pPr>
              <w:spacing w:before="0"/>
              <w:rPr>
                <w:rFonts w:eastAsia="Arial"/>
              </w:rPr>
            </w:pPr>
            <w:r w:rsidRPr="56EC931B">
              <w:rPr>
                <w:rFonts w:eastAsia="Arial"/>
              </w:rPr>
              <w:t>Internal Standard Operating Procedures for ETL, QA, and UAT workflows.</w:t>
            </w:r>
          </w:p>
        </w:tc>
      </w:tr>
    </w:tbl>
    <w:p w:rsidRPr="006B4E18" w:rsidR="008F47DC" w:rsidP="685DE177" w:rsidRDefault="008F47DC" w14:paraId="6C913706" w14:textId="177C1106">
      <w:pPr>
        <w:pStyle w:val="Heading1"/>
        <w:spacing w:before="240"/>
        <w:rPr>
          <w:rFonts w:ascii="Arial" w:hAnsi="Arial" w:eastAsia="Arial"/>
        </w:rPr>
      </w:pPr>
      <w:bookmarkStart w:name="_Toc193915991" w:id="37"/>
      <w:r w:rsidRPr="685DE177">
        <w:rPr>
          <w:rFonts w:ascii="Arial" w:hAnsi="Arial" w:eastAsia="Arial"/>
        </w:rPr>
        <w:t xml:space="preserve">12 </w:t>
      </w:r>
      <w:r w:rsidRPr="685DE177" w:rsidR="0084641A">
        <w:rPr>
          <w:rFonts w:ascii="Arial" w:hAnsi="Arial" w:eastAsia="Arial"/>
        </w:rPr>
        <w:t>Technical Details</w:t>
      </w:r>
      <w:bookmarkEnd w:id="37"/>
    </w:p>
    <w:p w:rsidRPr="0015700C" w:rsidR="006B4E18" w:rsidP="685DE177" w:rsidRDefault="0084088C" w14:paraId="7CA339F4" w14:textId="1FC1D0F8">
      <w:pPr>
        <w:rPr>
          <w:rFonts w:eastAsia="Arial"/>
        </w:rPr>
      </w:pPr>
      <w:r w:rsidRPr="685DE177">
        <w:rPr>
          <w:rFonts w:eastAsia="Arial"/>
        </w:rPr>
        <w:t>T</w:t>
      </w:r>
      <w:r w:rsidRPr="685DE177" w:rsidR="00D10C78">
        <w:rPr>
          <w:rFonts w:eastAsia="Arial"/>
        </w:rPr>
        <w:t>he technical details</w:t>
      </w:r>
      <w:r w:rsidRPr="685DE177" w:rsidR="000B78B6">
        <w:rPr>
          <w:rFonts w:eastAsia="Arial"/>
        </w:rPr>
        <w:t xml:space="preserve"> </w:t>
      </w:r>
      <w:r w:rsidRPr="685DE177">
        <w:rPr>
          <w:rFonts w:eastAsia="Arial"/>
        </w:rPr>
        <w:t>include</w:t>
      </w:r>
      <w:r w:rsidRPr="685DE177" w:rsidR="000B78B6">
        <w:rPr>
          <w:rFonts w:eastAsia="Arial"/>
        </w:rPr>
        <w:t>:</w:t>
      </w:r>
    </w:p>
    <w:p w:rsidR="00F82DC1" w:rsidP="685DE177" w:rsidRDefault="0015700C" w14:paraId="3CD872B4" w14:textId="1AC08696">
      <w:pPr>
        <w:rPr>
          <w:rFonts w:eastAsia="Arial"/>
          <w:b/>
          <w:bCs/>
        </w:rPr>
      </w:pPr>
      <w:r w:rsidRPr="685DE177">
        <w:rPr>
          <w:rFonts w:eastAsia="Arial"/>
          <w:b/>
          <w:bCs/>
        </w:rPr>
        <w:t>Tables</w:t>
      </w:r>
      <w:r w:rsidRPr="685DE177" w:rsidR="001E321A">
        <w:rPr>
          <w:rFonts w:eastAsia="Arial"/>
          <w:b/>
          <w:bCs/>
        </w:rPr>
        <w:t>, Procedures and Views:</w:t>
      </w:r>
    </w:p>
    <w:tbl>
      <w:tblPr>
        <w:tblW w:w="10916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689"/>
        <w:gridCol w:w="3827"/>
        <w:gridCol w:w="4400"/>
      </w:tblGrid>
      <w:tr w:rsidRPr="000B78B6" w:rsidR="000B78B6" w:rsidTr="56EC931B" w14:paraId="56D42713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A983"/>
            <w:noWrap/>
            <w:vAlign w:val="center"/>
            <w:hideMark/>
          </w:tcPr>
          <w:p w:rsidRPr="000B78B6" w:rsidR="000B78B6" w:rsidP="685DE177" w:rsidRDefault="000B78B6" w14:paraId="346C0673" w14:textId="77777777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685DE177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Tables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A983"/>
            <w:noWrap/>
            <w:vAlign w:val="center"/>
            <w:hideMark/>
          </w:tcPr>
          <w:p w:rsidRPr="000B78B6" w:rsidR="000B78B6" w:rsidP="685DE177" w:rsidRDefault="000B78B6" w14:paraId="2F403262" w14:textId="77777777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685DE177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Procedures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A983"/>
            <w:noWrap/>
            <w:vAlign w:val="center"/>
            <w:hideMark/>
          </w:tcPr>
          <w:p w:rsidRPr="000B78B6" w:rsidR="000B78B6" w:rsidP="685DE177" w:rsidRDefault="000B78B6" w14:paraId="4CD9B3D1" w14:textId="77777777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685DE177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Views</w:t>
            </w:r>
          </w:p>
        </w:tc>
      </w:tr>
      <w:tr w:rsidRPr="000B78B6" w:rsidR="000B78B6" w:rsidTr="56EC931B" w14:paraId="747B5F26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23EBEF0D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Date table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bottom"/>
            <w:hideMark/>
          </w:tcPr>
          <w:p w:rsidRPr="000B78B6" w:rsidR="000B78B6" w:rsidP="685DE177" w:rsidRDefault="000B78B6" w14:paraId="2D3E95D3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dim.load_datetable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550679CC" w14:textId="1DC0E501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Vwbed</w:t>
            </w:r>
            <w:proofErr w:type="spellEnd"/>
          </w:p>
        </w:tc>
      </w:tr>
      <w:tr w:rsidRPr="000B78B6" w:rsidR="000B78B6" w:rsidTr="56EC931B" w14:paraId="7A68DD02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3BFE1F0E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Entity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1EFA2571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dim.load_entity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7D7B3338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Vwcensus</w:t>
            </w:r>
            <w:proofErr w:type="spellEnd"/>
          </w:p>
        </w:tc>
      </w:tr>
      <w:tr w:rsidRPr="000B78B6" w:rsidR="000B78B6" w:rsidTr="56EC931B" w14:paraId="09F17482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23F384B3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Facility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50367AF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dim.load_facility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5517B7C2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Vwbuilding</w:t>
            </w:r>
            <w:proofErr w:type="spellEnd"/>
          </w:p>
        </w:tc>
      </w:tr>
      <w:tr w:rsidRPr="000B78B6" w:rsidR="000B78B6" w:rsidTr="56EC931B" w14:paraId="182F4FC6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0F0F4957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Campus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587D453A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dim.load_campus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58D5ABDE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Vwbedoccupancy</w:t>
            </w:r>
            <w:proofErr w:type="spellEnd"/>
          </w:p>
        </w:tc>
      </w:tr>
      <w:tr w:rsidRPr="000B78B6" w:rsidR="000B78B6" w:rsidTr="56EC931B" w14:paraId="581012C8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bottom"/>
            <w:hideMark/>
          </w:tcPr>
          <w:p w:rsidRPr="000B78B6" w:rsidR="000B78B6" w:rsidP="685DE177" w:rsidRDefault="00E67A3C" w14:paraId="6A141686" w14:textId="4D7ADA3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C</w:t>
            </w:r>
            <w:r w:rsidRPr="685DE177" w:rsidR="000B78B6">
              <w:rPr>
                <w:rFonts w:eastAsia="Arial"/>
                <w:color w:val="000000" w:themeColor="text1"/>
                <w:lang w:val="en-IN" w:eastAsia="en-IN"/>
              </w:rPr>
              <w:t>ampus active dates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bottom"/>
            <w:hideMark/>
          </w:tcPr>
          <w:p w:rsidRPr="000B78B6" w:rsidR="000B78B6" w:rsidP="685DE177" w:rsidRDefault="000B78B6" w14:paraId="1FB10A58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dim.load_campusactivedates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65E6888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Vwbedoccupancy2ndperson</w:t>
            </w:r>
          </w:p>
        </w:tc>
      </w:tr>
      <w:tr w:rsidRPr="000B78B6" w:rsidR="000B78B6" w:rsidTr="56EC931B" w14:paraId="3BA4CE94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7BAD72E5" w14:textId="786A4213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Level</w:t>
            </w:r>
            <w:r w:rsidRPr="685DE177" w:rsidR="0084088C">
              <w:rPr>
                <w:rFonts w:eastAsia="Arial"/>
                <w:color w:val="000000" w:themeColor="text1"/>
                <w:lang w:val="en-IN" w:eastAsia="en-IN"/>
              </w:rPr>
              <w:t>-</w:t>
            </w:r>
            <w:r w:rsidRPr="685DE177">
              <w:rPr>
                <w:rFonts w:eastAsia="Arial"/>
                <w:color w:val="000000" w:themeColor="text1"/>
                <w:lang w:val="en-IN" w:eastAsia="en-IN"/>
              </w:rPr>
              <w:t>of-care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481DBF2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dim.load_levelofcare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383A9CF9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Vwdate</w:t>
            </w:r>
            <w:proofErr w:type="spellEnd"/>
          </w:p>
        </w:tc>
      </w:tr>
      <w:tr w:rsidRPr="000B78B6" w:rsidR="000B78B6" w:rsidTr="56EC931B" w14:paraId="08E92FBE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3C95E09A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Building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5CD64FCE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dim.load_building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24C0863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Vwdischarges</w:t>
            </w:r>
            <w:proofErr w:type="spellEnd"/>
          </w:p>
        </w:tc>
      </w:tr>
      <w:tr w:rsidRPr="000B78B6" w:rsidR="000B78B6" w:rsidTr="56EC931B" w14:paraId="6C96F4C9" w14:textId="77777777">
        <w:trPr>
          <w:trHeight w:val="346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35F8A3BB" w14:paraId="74D93DFF" w14:textId="07441169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56EC931B">
              <w:rPr>
                <w:rFonts w:eastAsia="Arial"/>
                <w:color w:val="000000" w:themeColor="text1"/>
                <w:lang w:val="en-IN" w:eastAsia="en-IN"/>
              </w:rPr>
              <w:t>U</w:t>
            </w:r>
            <w:r w:rsidRPr="56EC931B" w:rsidR="000B78B6">
              <w:rPr>
                <w:rFonts w:eastAsia="Arial"/>
                <w:color w:val="000000" w:themeColor="text1"/>
                <w:lang w:val="en-IN" w:eastAsia="en-IN"/>
              </w:rPr>
              <w:t>nit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7566E004" w14:paraId="4D2C65C2" w14:textId="5D5FFC8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56EC931B">
              <w:rPr>
                <w:rFonts w:eastAsia="Arial"/>
                <w:color w:val="000000" w:themeColor="text1"/>
                <w:lang w:val="en-IN" w:eastAsia="en-IN"/>
              </w:rPr>
              <w:t>d</w:t>
            </w:r>
            <w:r w:rsidRPr="56EC931B" w:rsidR="000B78B6">
              <w:rPr>
                <w:rFonts w:eastAsia="Arial"/>
                <w:color w:val="000000" w:themeColor="text1"/>
                <w:lang w:val="en-IN" w:eastAsia="en-IN"/>
              </w:rPr>
              <w:t>im.load_unit</w:t>
            </w:r>
            <w:proofErr w:type="spellEnd"/>
            <w:r w:rsidRPr="56EC931B" w:rsidR="000B78B6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25427A3A" w14:paraId="3B48A2B6" w14:textId="0FD4EBD2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56EC931B">
              <w:rPr>
                <w:rFonts w:eastAsia="Arial"/>
                <w:color w:val="000000" w:themeColor="text1"/>
                <w:lang w:val="en-IN" w:eastAsia="en-IN"/>
              </w:rPr>
              <w:t>starfactBudgetOccupancyPerDay</w:t>
            </w:r>
            <w:proofErr w:type="spellEnd"/>
          </w:p>
        </w:tc>
      </w:tr>
      <w:tr w:rsidRPr="000B78B6" w:rsidR="000B78B6" w:rsidTr="56EC931B" w14:paraId="5C373004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7639A699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Room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1CB924DC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dim.load_room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D3616C" w14:paraId="05C7C758" w14:textId="5F639A5C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56EC931B">
              <w:rPr>
                <w:rFonts w:eastAsia="Arial"/>
                <w:color w:val="000000" w:themeColor="text1"/>
                <w:lang w:val="en-IN" w:eastAsia="en-IN"/>
              </w:rPr>
              <w:t>vwDepartmentWorkingActualBudget</w:t>
            </w:r>
            <w:proofErr w:type="spellEnd"/>
          </w:p>
        </w:tc>
      </w:tr>
      <w:tr w:rsidRPr="000B78B6" w:rsidR="000B78B6" w:rsidTr="56EC931B" w14:paraId="5F82C284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4C39FA5F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Bed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6746DE15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dim.load_bed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D3616C" w14:paraId="24C2C816" w14:textId="0BDBEBCC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vwdepartment</w:t>
            </w:r>
            <w:proofErr w:type="spellEnd"/>
          </w:p>
        </w:tc>
      </w:tr>
      <w:tr w:rsidRPr="000B78B6" w:rsidR="000B78B6" w:rsidTr="56EC931B" w14:paraId="6F3003DF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366D299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Resident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14E0F4A0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dim.load_resident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D3616C" w14:paraId="15155A25" w14:textId="30E993E8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vwdepartmentall</w:t>
            </w:r>
            <w:proofErr w:type="spellEnd"/>
          </w:p>
        </w:tc>
      </w:tr>
      <w:tr w:rsidRPr="000B78B6" w:rsidR="00E67A3C" w:rsidTr="56EC931B" w14:paraId="72630E2F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E67A3C" w:rsidR="00E67A3C" w:rsidP="685DE177" w:rsidRDefault="00E67A3C" w14:paraId="733DAD59" w14:textId="1ABCD73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eastAsia="en-IN"/>
              </w:rPr>
              <w:t>Admission action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685DE177" w:rsidRDefault="00E67A3C" w14:paraId="203033BC" w14:textId="7FDA802C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spellStart"/>
            <w:r w:rsidRPr="685DE177">
              <w:rPr>
                <w:rFonts w:eastAsia="Arial"/>
                <w:color w:val="000000" w:themeColor="text1"/>
                <w:lang w:eastAsia="en-IN"/>
              </w:rPr>
              <w:t>admissionaction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 xml:space="preserve"> 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685DE177" w:rsidRDefault="00D3616C" w14:paraId="743D6545" w14:textId="6D21488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vwfactpayrollbudget</w:t>
            </w:r>
            <w:proofErr w:type="spellEnd"/>
          </w:p>
        </w:tc>
      </w:tr>
      <w:tr w:rsidRPr="000B78B6" w:rsidR="00E67A3C" w:rsidTr="56EC931B" w14:paraId="1D8D04AF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E67A3C" w:rsidR="00E67A3C" w:rsidP="685DE177" w:rsidRDefault="00E67A3C" w14:paraId="441C7995" w14:textId="55788A23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eastAsia="en-IN"/>
              </w:rPr>
              <w:t>Admission status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685DE177" w:rsidRDefault="00E67A3C" w14:paraId="137118A2" w14:textId="0005F6D2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dim.load_a</w:t>
            </w:r>
            <w:r w:rsidRPr="685DE177">
              <w:rPr>
                <w:rFonts w:eastAsia="Arial"/>
                <w:color w:val="000000" w:themeColor="text1"/>
                <w:lang w:eastAsia="en-IN"/>
              </w:rPr>
              <w:t>dmissionstatus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 xml:space="preserve"> 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685DE177" w:rsidRDefault="00D3616C" w14:paraId="74CAA79C" w14:textId="56AE05CC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vwjob</w:t>
            </w:r>
            <w:proofErr w:type="spellEnd"/>
          </w:p>
        </w:tc>
      </w:tr>
      <w:tr w:rsidRPr="000B78B6" w:rsidR="000B78B6" w:rsidTr="56EC931B" w14:paraId="4681CDCD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20117853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Admission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5941DACC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dim.load_admission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D3616C" w14:paraId="4E73AB5C" w14:textId="08C708EC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vwpayperiodcalendar</w:t>
            </w:r>
            <w:proofErr w:type="spellEnd"/>
          </w:p>
        </w:tc>
      </w:tr>
      <w:tr w:rsidRPr="000B78B6" w:rsidR="000B78B6" w:rsidTr="56EC931B" w14:paraId="5821F855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767AAA83" w14:textId="6221F8AB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Bed occupied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5AEC58C7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dim.load_bedoccupied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D3616C" w14:paraId="3816A76E" w14:textId="26C904BA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vwpayrollsecurityhr</w:t>
            </w:r>
            <w:proofErr w:type="spellEnd"/>
          </w:p>
        </w:tc>
      </w:tr>
      <w:tr w:rsidRPr="000B78B6" w:rsidR="000B78B6" w:rsidTr="56EC931B" w14:paraId="0D8A605E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2A40B8C3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Bedavailable</w:t>
            </w:r>
            <w:proofErr w:type="spellEnd"/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0FFCC930" w14:textId="1F9F520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dim.load_bedavailable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  <w:r w:rsidRPr="685DE177" w:rsidR="00E67A3C">
              <w:rPr>
                <w:rFonts w:eastAsia="Arial"/>
                <w:color w:val="000000" w:themeColor="text1"/>
                <w:lang w:val="en-IN" w:eastAsia="en-IN"/>
              </w:rPr>
              <w:t xml:space="preserve"> </w:t>
            </w:r>
            <w:proofErr w:type="spellStart"/>
            <w:r w:rsidRPr="685DE177" w:rsidR="00E67A3C">
              <w:rPr>
                <w:rFonts w:eastAsia="Arial"/>
                <w:color w:val="000000" w:themeColor="text1"/>
                <w:lang w:val="en-IN" w:eastAsia="en-IN"/>
              </w:rPr>
              <w:t>dim.update_bedavailable</w:t>
            </w:r>
            <w:proofErr w:type="spellEnd"/>
            <w:r w:rsidRPr="685DE177" w:rsidR="00E67A3C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6FBF00B0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E67A3C" w:rsidTr="56EC931B" w14:paraId="6B3DACFA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685DE177" w:rsidRDefault="00E67A3C" w14:paraId="41458B89" w14:textId="51D3969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BedOccupancy</w:t>
            </w:r>
            <w:proofErr w:type="spellEnd"/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685DE177" w:rsidRDefault="00E67A3C" w14:paraId="2406DA04" w14:textId="4470A830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dim.load_bedoccupancy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E67A3C" w:rsidP="685DE177" w:rsidRDefault="00E67A3C" w14:paraId="35E69DBA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0B78B6" w:rsidTr="56EC931B" w14:paraId="6BF66E99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109FB684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Census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E67A3C" w14:paraId="5A299A8D" w14:textId="05ED3540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dim.load_census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0B78B6" w:rsidR="000B78B6" w:rsidP="685DE177" w:rsidRDefault="000B78B6" w14:paraId="091B00B2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D3616C" w:rsidTr="56EC931B" w14:paraId="45C3CEEF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C2398F" w14:paraId="5C47B660" w14:textId="682702C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Department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462C5C83" w14:textId="0A8C5FA2">
            <w:pPr>
              <w:spacing w:before="0"/>
              <w:jc w:val="left"/>
              <w:rPr>
                <w:rFonts w:eastAsia="Arial"/>
                <w:color w:val="000000"/>
                <w:lang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eastAsia="en-IN"/>
              </w:rPr>
              <w:t>dim.load_department</w:t>
            </w:r>
            <w:proofErr w:type="spellEnd"/>
            <w:r w:rsidRPr="685DE177">
              <w:rPr>
                <w:rFonts w:eastAsia="Arial"/>
                <w:color w:val="000000" w:themeColor="text1"/>
                <w:lang w:eastAsia="en-IN"/>
              </w:rPr>
              <w:t xml:space="preserve">() ; 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2EE5ED0D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D3616C" w:rsidTr="56EC931B" w14:paraId="1D546C71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C2398F" w:rsidP="685DE177" w:rsidRDefault="00C2398F" w14:paraId="26490215" w14:textId="381B3B5B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Pbj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 xml:space="preserve"> job code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59E1B2BE" w14:textId="463D8C76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dim.load_pbjjobcode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429305DB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D3616C" w:rsidTr="56EC931B" w14:paraId="08140030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C2398F" w14:paraId="2B1F2984" w14:textId="4B326BE9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HR job code fixed variable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65886C1E" w14:textId="42427710">
            <w:pPr>
              <w:spacing w:before="0"/>
              <w:jc w:val="left"/>
              <w:rPr>
                <w:rFonts w:eastAsia="Arial"/>
                <w:color w:val="000000"/>
                <w:lang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eastAsia="en-IN"/>
              </w:rPr>
              <w:t>dim.load_hrjobcodefixedvariable</w:t>
            </w:r>
            <w:proofErr w:type="spellEnd"/>
            <w:r w:rsidRPr="685DE177">
              <w:rPr>
                <w:rFonts w:eastAsia="Arial"/>
                <w:color w:val="000000" w:themeColor="text1"/>
                <w:lang w:eastAsia="en-IN"/>
              </w:rPr>
              <w:t>() 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3DA89975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D3616C" w:rsidTr="56EC931B" w14:paraId="27AC6763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C2398F" w14:paraId="31BE4880" w14:textId="3120AFB8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Job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6BF019A2" w14:textId="0ADE85B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dim.load_job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 xml:space="preserve">(); 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75145276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D3616C" w:rsidTr="56EC931B" w14:paraId="137C45CD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C2398F" w14:paraId="054F60E5" w14:textId="25E7F924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Payroll budget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D3616C" w:rsidR="00D3616C" w:rsidP="685DE177" w:rsidRDefault="00D3616C" w14:paraId="5144F29A" w14:textId="15BD9734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dim.load_payrollbudget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 xml:space="preserve">(); 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5D1BEDBD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C2398F" w:rsidTr="56EC931B" w14:paraId="2068BCDC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C2398F" w:rsidP="685DE177" w:rsidRDefault="00C2398F" w14:paraId="2DADB993" w14:textId="65EAA870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Pay period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D3616C" w:rsidR="00C2398F" w:rsidP="685DE177" w:rsidRDefault="00C2398F" w14:paraId="7CB50D2C" w14:textId="255E5CD1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dim.load_payperiod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C2398F" w:rsidP="685DE177" w:rsidRDefault="00C2398F" w14:paraId="48C749D8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D3616C" w:rsidTr="56EC931B" w14:paraId="6A9EE3B5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C2398F" w14:paraId="791B96F0" w14:textId="56C706C3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Associate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D3616C" w:rsidR="00D3616C" w:rsidP="685DE177" w:rsidRDefault="00D3616C" w14:paraId="327A66C8" w14:textId="301B76DF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dim.load_associate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1CC5C839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D3616C" w:rsidTr="56EC931B" w14:paraId="67C74065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C2398F" w14:paraId="6310AB62" w14:textId="70DA2011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Payroll security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D3616C" w:rsidR="00D3616C" w:rsidP="685DE177" w:rsidRDefault="00D3616C" w14:paraId="118BAE10" w14:textId="28AC24A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dim.load_payrollsecurity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36A15F06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D3616C" w:rsidTr="56EC931B" w14:paraId="13A0246B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C2398F" w14:paraId="565CADA8" w14:textId="447227E0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Pay type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D3616C" w:rsidR="00D3616C" w:rsidP="685DE177" w:rsidRDefault="00D3616C" w14:paraId="3C7EFC58" w14:textId="6F06D3C3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dim.load_paytype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6EA38E8A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D3616C" w:rsidTr="56EC931B" w14:paraId="2E21D7AD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C2398F" w14:paraId="17CFF4BC" w14:textId="13751CAE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bookmarkStart w:name="_Int_QxhrFbI6" w:id="38"/>
            <w:r w:rsidRPr="56EC931B">
              <w:rPr>
                <w:rFonts w:eastAsia="Arial"/>
                <w:color w:val="000000" w:themeColor="text1"/>
                <w:lang w:val="en-IN" w:eastAsia="en-IN"/>
              </w:rPr>
              <w:t>Associate</w:t>
            </w:r>
            <w:bookmarkEnd w:id="38"/>
            <w:r w:rsidRPr="56EC931B">
              <w:rPr>
                <w:rFonts w:eastAsia="Arial"/>
                <w:color w:val="000000" w:themeColor="text1"/>
                <w:lang w:val="en-IN" w:eastAsia="en-IN"/>
              </w:rPr>
              <w:t xml:space="preserve"> pay detail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D3616C" w:rsidR="00D3616C" w:rsidP="685DE177" w:rsidRDefault="00D3616C" w14:paraId="1FEC96BB" w14:textId="73F6C969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dim.load_associatepaydetail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 xml:space="preserve">(); 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525F53E2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Pr="000B78B6" w:rsidR="00D3616C" w:rsidTr="56EC931B" w14:paraId="1E3B051B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C2398F" w14:paraId="22CC8BBA" w14:textId="18081EA5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685DE177">
              <w:rPr>
                <w:rFonts w:eastAsia="Arial"/>
                <w:color w:val="000000" w:themeColor="text1"/>
                <w:lang w:val="en-IN" w:eastAsia="en-IN"/>
              </w:rPr>
              <w:t>NHPPD budget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D3616C" w:rsidR="00D3616C" w:rsidP="685DE177" w:rsidRDefault="00D3616C" w14:paraId="1C19260E" w14:textId="5D99BECC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685DE177">
              <w:rPr>
                <w:rFonts w:eastAsia="Arial"/>
                <w:color w:val="000000" w:themeColor="text1"/>
                <w:lang w:val="en-IN" w:eastAsia="en-IN"/>
              </w:rPr>
              <w:t>dim.load_nhppdbudget</w:t>
            </w:r>
            <w:proofErr w:type="spellEnd"/>
            <w:r w:rsidRPr="685DE177">
              <w:rPr>
                <w:rFonts w:eastAsia="Arial"/>
                <w:color w:val="000000" w:themeColor="text1"/>
                <w:lang w:val="en-IN" w:eastAsia="en-IN"/>
              </w:rPr>
              <w:t>();</w:t>
            </w:r>
          </w:p>
        </w:tc>
        <w:tc>
          <w:tcPr>
            <w:tcW w:w="4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</w:tcPr>
          <w:p w:rsidRPr="000B78B6" w:rsidR="00D3616C" w:rsidP="685DE177" w:rsidRDefault="00D3616C" w14:paraId="0BD5A581" w14:textId="77777777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</w:tbl>
    <w:p w:rsidR="00C2398F" w:rsidP="685DE177" w:rsidRDefault="00C2398F" w14:paraId="68690AC5" w14:textId="77777777">
      <w:pPr>
        <w:pStyle w:val="Heading1"/>
        <w:spacing w:before="240"/>
        <w:rPr>
          <w:rFonts w:ascii="Arial" w:hAnsi="Arial" w:eastAsia="Arial"/>
        </w:rPr>
      </w:pPr>
      <w:bookmarkStart w:name="_13_Qlik_Reporting" w:id="39"/>
      <w:bookmarkStart w:name="_Toc193915992" w:id="40"/>
      <w:bookmarkEnd w:id="39"/>
    </w:p>
    <w:p w:rsidR="0015700C" w:rsidP="685DE177" w:rsidRDefault="0015700C" w14:paraId="43B4EF2A" w14:textId="33809F39">
      <w:pPr>
        <w:pStyle w:val="Heading1"/>
        <w:spacing w:before="240"/>
        <w:rPr>
          <w:rFonts w:ascii="Arial" w:hAnsi="Arial" w:eastAsia="Arial"/>
        </w:rPr>
      </w:pPr>
      <w:r w:rsidRPr="685DE177">
        <w:rPr>
          <w:rFonts w:ascii="Arial" w:hAnsi="Arial" w:eastAsia="Arial"/>
        </w:rPr>
        <w:t xml:space="preserve">13 </w:t>
      </w:r>
      <w:r w:rsidRPr="685DE177" w:rsidR="0019272B">
        <w:rPr>
          <w:rFonts w:ascii="Arial" w:hAnsi="Arial" w:eastAsia="Arial"/>
        </w:rPr>
        <w:t>Qlik Reporting Sheets</w:t>
      </w:r>
      <w:bookmarkEnd w:id="40"/>
    </w:p>
    <w:p w:rsidR="56E67FD4" w:rsidP="685DE177" w:rsidRDefault="56E67FD4" w14:paraId="36BE97FC" w14:textId="14178A09">
      <w:pPr>
        <w:rPr>
          <w:rFonts w:eastAsia="Arial"/>
        </w:rPr>
      </w:pPr>
      <w:r w:rsidRPr="685DE177">
        <w:rPr>
          <w:rFonts w:eastAsia="Arial"/>
        </w:rPr>
        <w:t xml:space="preserve">Please find attached </w:t>
      </w:r>
      <w:r w:rsidRPr="685DE177" w:rsidR="00FC34F9">
        <w:rPr>
          <w:rFonts w:eastAsia="Arial"/>
        </w:rPr>
        <w:t>spreadsheets</w:t>
      </w:r>
      <w:r w:rsidRPr="685DE177">
        <w:rPr>
          <w:rFonts w:eastAsia="Arial"/>
        </w:rPr>
        <w:t xml:space="preserve"> for the Qlik reporting sheets.</w:t>
      </w:r>
    </w:p>
    <w:p w:rsidR="56E67FD4" w:rsidP="685DE177" w:rsidRDefault="56E67FD4" w14:paraId="68FFE12A" w14:textId="2A7CB7C3">
      <w:pPr>
        <w:rPr>
          <w:rFonts w:eastAsia="Arial"/>
        </w:rPr>
      </w:pPr>
      <w:r w:rsidRPr="685DE177">
        <w:rPr>
          <w:rFonts w:eastAsia="Arial"/>
        </w:rPr>
        <w:t>Below is the link to the reporting tool</w:t>
      </w:r>
    </w:p>
    <w:p w:rsidR="001F6B5A" w:rsidP="685DE177" w:rsidRDefault="00C2398F" w14:paraId="6E01621F" w14:textId="29B62256">
      <w:pPr>
        <w:rPr>
          <w:rFonts w:eastAsia="Arial"/>
          <w:noProof/>
        </w:rPr>
      </w:pPr>
      <w:hyperlink r:id="rId22">
        <w:proofErr w:type="spellStart"/>
        <w:r w:rsidRPr="685DE177">
          <w:rPr>
            <w:rStyle w:val="Hyperlink"/>
            <w:rFonts w:eastAsia="Arial"/>
            <w:sz w:val="20"/>
          </w:rPr>
          <w:t>NHPPD</w:t>
        </w:r>
        <w:r w:rsidRPr="685DE177" w:rsidR="00E67A3C">
          <w:rPr>
            <w:rStyle w:val="Hyperlink"/>
            <w:rFonts w:eastAsia="Arial"/>
            <w:sz w:val="20"/>
          </w:rPr>
          <w:t>_Qlik_Report</w:t>
        </w:r>
        <w:proofErr w:type="spellEnd"/>
      </w:hyperlink>
      <w:r w:rsidRPr="685DE177" w:rsidR="00B724BE">
        <w:rPr>
          <w:rFonts w:eastAsia="Arial"/>
          <w:noProof/>
        </w:rPr>
        <w:t xml:space="preserve"> </w:t>
      </w:r>
    </w:p>
    <w:p w:rsidR="00FF4B4B" w:rsidP="685DE177" w:rsidRDefault="00B30318" w14:paraId="590422C6" w14:textId="66CC5392">
      <w:pPr>
        <w:rPr>
          <w:rFonts w:eastAsia="Arial"/>
          <w:noProof/>
        </w:rPr>
      </w:pPr>
      <w:r w:rsidRPr="685DE177">
        <w:rPr>
          <w:rFonts w:eastAsia="Arial"/>
          <w:noProof/>
        </w:rPr>
        <w:t xml:space="preserve"> </w:t>
      </w:r>
    </w:p>
    <w:p w:rsidR="00FF4B4B" w:rsidP="685DE177" w:rsidRDefault="00FF4B4B" w14:paraId="296B0EB5" w14:textId="228BFF52">
      <w:pPr>
        <w:pStyle w:val="Heading1"/>
        <w:spacing w:before="240"/>
        <w:rPr>
          <w:rFonts w:ascii="Arial" w:hAnsi="Arial" w:eastAsia="Arial"/>
        </w:rPr>
      </w:pPr>
      <w:bookmarkStart w:name="_Toc193915993" w:id="41"/>
      <w:r w:rsidRPr="685DE177">
        <w:rPr>
          <w:rFonts w:ascii="Arial" w:hAnsi="Arial" w:eastAsia="Arial"/>
        </w:rPr>
        <w:t>14 UAT Cases</w:t>
      </w:r>
      <w:bookmarkEnd w:id="41"/>
    </w:p>
    <w:p w:rsidRPr="002B409E" w:rsidR="002B409E" w:rsidP="002B409E" w:rsidRDefault="002B409E" w14:paraId="22A057E6" w14:textId="77777777">
      <w:pPr>
        <w:rPr>
          <w:rFonts w:eastAsia="Arial"/>
        </w:rPr>
      </w:pPr>
    </w:p>
    <w:tbl>
      <w:tblPr>
        <w:tblStyle w:val="AvayaTableGrid1"/>
        <w:tblW w:w="0" w:type="auto"/>
        <w:tblLook w:val="04A0" w:firstRow="1" w:lastRow="0" w:firstColumn="1" w:lastColumn="0" w:noHBand="0" w:noVBand="1"/>
      </w:tblPr>
      <w:tblGrid>
        <w:gridCol w:w="1089"/>
        <w:gridCol w:w="2382"/>
        <w:gridCol w:w="4095"/>
        <w:gridCol w:w="3224"/>
      </w:tblGrid>
      <w:tr w:rsidRPr="0072634F" w:rsidR="0072634F" w:rsidTr="1B180D52" w14:paraId="0DAD8E49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4C3DA455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bookmarkStart w:name="_Toc193915994" w:id="42"/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Test Case ID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73D623BF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Test Scenario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7926528A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Test Steps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4E397796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Expected Result</w:t>
            </w:r>
          </w:p>
        </w:tc>
      </w:tr>
      <w:tr w:rsidRPr="0072634F" w:rsidR="0072634F" w:rsidTr="1B180D52" w14:paraId="077A6A02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5638435C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TC01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477D0D25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Validate NHPPD formula</w:t>
            </w:r>
          </w:p>
        </w:tc>
        <w:tc>
          <w:tcPr>
            <w:tcW w:w="0" w:type="auto"/>
            <w:tcMar/>
            <w:hideMark/>
          </w:tcPr>
          <w:p w:rsidRPr="00B37D51" w:rsidR="00B37D51" w:rsidP="1B180D52" w:rsidRDefault="00B37D51" w14:paraId="236E0D6C" w14:textId="44D9EEE0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bCs w:val="0"/>
                <w:color w:val="auto"/>
                <w:sz w:val="20"/>
                <w:szCs w:val="20"/>
                <w:lang w:val="en-IN"/>
              </w:rPr>
            </w:pPr>
            <w:r w:rsidRPr="1B180D52" w:rsidR="674EAF64">
              <w:rPr>
                <w:rFonts w:ascii="Arial" w:hAnsi="Arial" w:eastAsia="Arial"/>
                <w:b w:val="0"/>
                <w:bCs w:val="0"/>
                <w:color w:val="auto"/>
                <w:sz w:val="20"/>
                <w:szCs w:val="20"/>
                <w:lang w:val="en-IN"/>
              </w:rPr>
              <w:t>1. Open the report</w:t>
            </w:r>
            <w:ins w:author="Lohith N" w:date="2025-07-30T13:15:15.578Z" w:id="742458955">
              <w:r w:rsidRPr="1B180D52" w:rsidR="278DB492">
                <w:rPr>
                  <w:rFonts w:ascii="Arial" w:hAnsi="Arial" w:eastAsia="Arial"/>
                  <w:b w:val="0"/>
                  <w:bCs w:val="0"/>
                  <w:color w:val="auto"/>
                  <w:sz w:val="20"/>
                  <w:szCs w:val="20"/>
                  <w:lang w:val="en-IN"/>
                </w:rPr>
                <w:t xml:space="preserve"> </w:t>
              </w:r>
            </w:ins>
            <w:r w:rsidRPr="1B180D52" w:rsidR="674EAF64">
              <w:rPr>
                <w:rFonts w:ascii="Arial" w:hAnsi="Arial" w:eastAsia="Arial"/>
                <w:b w:val="0"/>
                <w:bCs w:val="0"/>
                <w:color w:val="auto"/>
                <w:sz w:val="20"/>
                <w:szCs w:val="20"/>
                <w:lang w:val="en-IN"/>
              </w:rPr>
              <w:t>2. Check the NHPPD column</w:t>
            </w:r>
            <w:ins w:author="Lohith N" w:date="2025-07-30T13:15:17.357Z" w:id="886045308">
              <w:r w:rsidRPr="1B180D52" w:rsidR="14A98A1F">
                <w:rPr>
                  <w:rFonts w:ascii="Arial" w:hAnsi="Arial" w:eastAsia="Arial"/>
                  <w:b w:val="0"/>
                  <w:bCs w:val="0"/>
                  <w:color w:val="auto"/>
                  <w:sz w:val="20"/>
                  <w:szCs w:val="20"/>
                  <w:lang w:val="en-IN"/>
                </w:rPr>
                <w:t xml:space="preserve"> </w:t>
              </w:r>
            </w:ins>
            <w:r w:rsidRPr="1B180D52" w:rsidR="674EAF64">
              <w:rPr>
                <w:rFonts w:ascii="Arial" w:hAnsi="Arial" w:eastAsia="Arial"/>
                <w:b w:val="0"/>
                <w:bCs w:val="0"/>
                <w:color w:val="auto"/>
                <w:sz w:val="20"/>
                <w:szCs w:val="20"/>
                <w:lang w:val="en-IN"/>
              </w:rPr>
              <w:t>3. Compare NHPPD = Nursing Hours ÷ Patient Days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5005BEED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NHPPD values match expected formula calculation</w:t>
            </w:r>
          </w:p>
        </w:tc>
      </w:tr>
      <w:tr w:rsidRPr="0072634F" w:rsidR="0072634F" w:rsidTr="1B180D52" w14:paraId="4D16B965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7E419561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TC02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350CB575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Validate data for selected date range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439A0FDD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Filter report for 01-July-2025 to 07-July-20252. Verify all dates fall within this range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085F5A45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Report shows only data from 01 to 07 July 2025</w:t>
            </w:r>
          </w:p>
        </w:tc>
      </w:tr>
      <w:tr w:rsidRPr="0072634F" w:rsidR="0072634F" w:rsidTr="1B180D52" w14:paraId="6CDAE574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7BD33799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TC03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7108D59A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Filter by Facility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7AF759DF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Select one Facility from filter2. View report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7E3FB39F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Only data from selected Facility appears</w:t>
            </w:r>
          </w:p>
        </w:tc>
      </w:tr>
      <w:tr w:rsidRPr="0072634F" w:rsidR="0072634F" w:rsidTr="1B180D52" w14:paraId="0981CE26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24A17560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TC04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61209C72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Validate daily totals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3B1EA093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Select daily granularity2. Compare Nursing Hours and Patient Days with source data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2102F51B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Daily totals match backend/source data</w:t>
            </w:r>
          </w:p>
        </w:tc>
      </w:tr>
      <w:tr w:rsidRPr="0072634F" w:rsidR="0072634F" w:rsidTr="1B180D52" w14:paraId="0034EE48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53CE4A44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TC05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2C03F0F7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Validate weekly aggregation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2E3FFA8A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Select weekly view2. Compare sum of daily NHPPD vs weekly NHPPD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677B4C8F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Weekly NHPPD = (Sum of Nursing Hours for week) ÷ (Sum of Patient Days for week)</w:t>
            </w:r>
          </w:p>
        </w:tc>
      </w:tr>
      <w:tr w:rsidRPr="0072634F" w:rsidR="0072634F" w:rsidTr="1B180D52" w14:paraId="41D94FBC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09A5FBF4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TC06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3FBF712C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Validate role-based filtering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2E656950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Filter by RN role only2. Check Nursing Hours and NHPPD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0385DF6F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Only RN hours included in Nursing Hours; NHPPD adjusts accordingly</w:t>
            </w:r>
          </w:p>
        </w:tc>
      </w:tr>
      <w:tr w:rsidRPr="0072634F" w:rsidR="0072634F" w:rsidTr="1B180D52" w14:paraId="20CA171D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48D4B1CB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TC07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22B59210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Validate department filtering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2AB13712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Apply filter to a specific department2. Review output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6B9A7D69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Only records from selected department appear</w:t>
            </w:r>
          </w:p>
        </w:tc>
      </w:tr>
      <w:tr w:rsidRPr="0072634F" w:rsidR="0072634F" w:rsidTr="1B180D52" w14:paraId="7227138B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03E571A8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TC08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1445DD67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Check NHPPD target flag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574B61B4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Identify rows with NHPPD below threshold2. Verify visual indicator (e.g. red text, flag icon)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01F01375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Alert appears for rows below target NHPPD</w:t>
            </w:r>
          </w:p>
        </w:tc>
      </w:tr>
      <w:tr w:rsidRPr="0072634F" w:rsidR="0072634F" w:rsidTr="1B180D52" w14:paraId="0068531B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6025A37F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TC09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1EFE348D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Export to Excel/PDF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1932D0E7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Export report2. Open downloaded file3. Compare with on-screen report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4D84F2ED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Exported data matches on-screen report accurately</w:t>
            </w:r>
          </w:p>
        </w:tc>
      </w:tr>
      <w:tr w:rsidRPr="0072634F" w:rsidR="0072634F" w:rsidTr="1B180D52" w14:paraId="002F2A43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3D48E097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TC10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2FDCDA06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Validate date sorting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46A4DFE3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Ensure report is sorted by date (ascending/descending)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3E2DDAC9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Date sorting works correctly</w:t>
            </w:r>
          </w:p>
        </w:tc>
      </w:tr>
      <w:tr w:rsidRPr="0072634F" w:rsidR="0072634F" w:rsidTr="1B180D52" w14:paraId="1BA5866F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2C750CA1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TC11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2172507D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Performance test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39867EA9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Open report with full year data2. Measure load time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77B5FC86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Report loads within acceptable time limit (e.g. &lt;10 sec)</w:t>
            </w:r>
          </w:p>
        </w:tc>
      </w:tr>
      <w:tr w:rsidRPr="0072634F" w:rsidR="0072634F" w:rsidTr="1B180D52" w14:paraId="0BB34B00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38231D93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TC12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363274A8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Role-based access (RLS)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48B22C38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Login as Nurse Manager for Facility A2. View NHPPD report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76573C5A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User sees only Facility A's data</w:t>
            </w:r>
          </w:p>
        </w:tc>
      </w:tr>
      <w:tr w:rsidRPr="0072634F" w:rsidR="0072634F" w:rsidTr="1B180D52" w14:paraId="1C905678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7850EDAD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TC13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53BB0C45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Data refresh validation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49D287CF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Update backend data2. Refresh report3. Check for latest values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2CB0FAC0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Report reflects latest available data</w:t>
            </w:r>
          </w:p>
        </w:tc>
      </w:tr>
      <w:tr w:rsidRPr="0072634F" w:rsidR="0072634F" w:rsidTr="1B180D52" w14:paraId="0D8765AB" w14:textId="77777777">
        <w:trPr>
          <w:trHeight w:val="397"/>
        </w:trPr>
        <w:tc>
          <w:tcPr>
            <w:tcW w:w="1089" w:type="dxa"/>
            <w:tcMar/>
            <w:hideMark/>
          </w:tcPr>
          <w:p w:rsidRPr="00B37D51" w:rsidR="00B37D51" w:rsidP="001C2FB3" w:rsidRDefault="00B37D51" w14:paraId="6851EE57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TC14</w:t>
            </w:r>
          </w:p>
        </w:tc>
        <w:tc>
          <w:tcPr>
            <w:tcW w:w="2382" w:type="dxa"/>
            <w:tcMar/>
            <w:hideMark/>
          </w:tcPr>
          <w:p w:rsidRPr="00B37D51" w:rsidR="00B37D51" w:rsidP="001C2FB3" w:rsidRDefault="00B37D51" w14:paraId="2A317B04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Mobile responsiveness (if applicable)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47490226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1. Open report on mobile device/tablet2. Navigate and filter</w:t>
            </w:r>
          </w:p>
        </w:tc>
        <w:tc>
          <w:tcPr>
            <w:tcW w:w="0" w:type="auto"/>
            <w:tcMar/>
            <w:hideMark/>
          </w:tcPr>
          <w:p w:rsidRPr="00B37D51" w:rsidR="00B37D51" w:rsidP="001C2FB3" w:rsidRDefault="00B37D51" w14:paraId="56E44066" w14:textId="77777777">
            <w:pPr>
              <w:pStyle w:val="Heading1"/>
              <w:spacing w:before="240"/>
              <w:jc w:val="left"/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</w:pPr>
            <w:r w:rsidRPr="00B37D51">
              <w:rPr>
                <w:rFonts w:ascii="Arial" w:hAnsi="Arial" w:eastAsia="Arial"/>
                <w:b w:val="0"/>
                <w:color w:val="auto"/>
                <w:sz w:val="20"/>
                <w:lang w:val="en-IN"/>
              </w:rPr>
              <w:t>Report is readable and functional on mobile</w:t>
            </w:r>
          </w:p>
        </w:tc>
      </w:tr>
    </w:tbl>
    <w:p w:rsidR="687A9A34" w:rsidP="00FE16E4" w:rsidRDefault="007E1929" w14:paraId="3073B481" w14:textId="005C2DD4">
      <w:pPr>
        <w:pStyle w:val="Heading1"/>
        <w:spacing w:before="240"/>
        <w:rPr>
          <w:rFonts w:eastAsia="Arial"/>
          <w:color w:val="0000FF"/>
        </w:rPr>
      </w:pPr>
      <w:r w:rsidRPr="685DE177">
        <w:rPr>
          <w:rFonts w:ascii="Arial" w:hAnsi="Arial" w:eastAsia="Arial"/>
        </w:rPr>
        <w:t xml:space="preserve">15 </w:t>
      </w:r>
      <w:r w:rsidRPr="685DE177" w:rsidR="759E64B0">
        <w:rPr>
          <w:rFonts w:ascii="Arial" w:hAnsi="Arial" w:eastAsia="Arial"/>
        </w:rPr>
        <w:t>KPI</w:t>
      </w:r>
      <w:bookmarkEnd w:id="42"/>
    </w:p>
    <w:p w:rsidR="759E64B0" w:rsidP="685DE177" w:rsidRDefault="759E64B0" w14:paraId="3DEE85C4" w14:textId="5CF8DD85">
      <w:pPr>
        <w:rPr>
          <w:rFonts w:eastAsia="Arial"/>
          <w:color w:val="000000" w:themeColor="text1"/>
        </w:rPr>
      </w:pPr>
      <w:r w:rsidRPr="685DE177">
        <w:rPr>
          <w:rFonts w:eastAsia="Arial"/>
          <w:color w:val="000000" w:themeColor="text1"/>
        </w:rPr>
        <w:t>NHPPD Budget = Budget Worked Hours - Budget Training Hours / Resident Days Budget</w:t>
      </w:r>
    </w:p>
    <w:p w:rsidR="753DB83E" w:rsidP="685DE177" w:rsidRDefault="753DB83E" w14:paraId="71409446" w14:textId="0F6B1BBB">
      <w:pPr>
        <w:rPr>
          <w:rFonts w:eastAsia="Arial"/>
          <w:color w:val="000000" w:themeColor="text1"/>
        </w:rPr>
      </w:pPr>
      <w:r w:rsidRPr="685DE177">
        <w:rPr>
          <w:rFonts w:eastAsia="Arial"/>
          <w:color w:val="000000" w:themeColor="text1"/>
        </w:rPr>
        <w:t>NHPPD = Hours / Resident Days</w:t>
      </w:r>
    </w:p>
    <w:p w:rsidR="753DB83E" w:rsidP="685DE177" w:rsidRDefault="753DB83E" w14:paraId="0586F3ED" w14:textId="679F40B8">
      <w:pPr>
        <w:rPr>
          <w:rFonts w:eastAsia="Arial"/>
          <w:color w:val="000000" w:themeColor="text1"/>
        </w:rPr>
      </w:pPr>
      <w:r w:rsidRPr="685DE177">
        <w:rPr>
          <w:rFonts w:eastAsia="Arial"/>
          <w:color w:val="000000" w:themeColor="text1"/>
        </w:rPr>
        <w:t xml:space="preserve">Occupancy = </w:t>
      </w:r>
      <w:r w:rsidRPr="685DE177" w:rsidR="32A32F4E">
        <w:rPr>
          <w:rFonts w:eastAsia="Arial"/>
          <w:color w:val="000000" w:themeColor="text1"/>
        </w:rPr>
        <w:t>sum (</w:t>
      </w:r>
      <w:r w:rsidRPr="685DE177">
        <w:rPr>
          <w:rFonts w:eastAsia="Arial"/>
          <w:color w:val="000000" w:themeColor="text1"/>
        </w:rPr>
        <w:t>Resident days)</w:t>
      </w:r>
      <w:r w:rsidR="00166329">
        <w:rPr>
          <w:rFonts w:eastAsia="Arial"/>
          <w:color w:val="000000" w:themeColor="text1"/>
        </w:rPr>
        <w:t xml:space="preserve"> </w:t>
      </w:r>
    </w:p>
    <w:p w:rsidR="215B6BC0" w:rsidP="685DE177" w:rsidRDefault="215B6BC0" w14:paraId="06F30A47" w14:textId="7ED1E848">
      <w:pPr>
        <w:rPr>
          <w:rFonts w:eastAsia="Arial"/>
          <w:color w:val="000000" w:themeColor="text1"/>
        </w:rPr>
      </w:pPr>
      <w:r w:rsidRPr="685DE177">
        <w:rPr>
          <w:rFonts w:eastAsia="Arial"/>
          <w:color w:val="000000" w:themeColor="text1"/>
        </w:rPr>
        <w:t xml:space="preserve">Budget Occupancy = </w:t>
      </w:r>
      <w:r w:rsidRPr="685DE177" w:rsidR="3C3B8138">
        <w:rPr>
          <w:rFonts w:eastAsia="Arial"/>
          <w:color w:val="000000" w:themeColor="text1"/>
        </w:rPr>
        <w:t>sum (</w:t>
      </w:r>
      <w:r w:rsidRPr="685DE177">
        <w:rPr>
          <w:rFonts w:eastAsia="Arial"/>
          <w:color w:val="000000" w:themeColor="text1"/>
        </w:rPr>
        <w:t>Resident Days budget)</w:t>
      </w:r>
    </w:p>
    <w:p w:rsidRPr="00BF366F" w:rsidR="00BF366F" w:rsidP="00BF366F" w:rsidRDefault="215B6BC0" w14:paraId="2470B239" w14:textId="22B87A62">
      <w:pPr>
        <w:rPr>
          <w:rFonts w:eastAsia="Arial"/>
        </w:rPr>
      </w:pPr>
      <w:r w:rsidRPr="685DE177">
        <w:rPr>
          <w:rFonts w:eastAsia="Arial"/>
          <w:color w:val="000000" w:themeColor="text1"/>
        </w:rPr>
        <w:t xml:space="preserve">Census = </w:t>
      </w:r>
      <w:r w:rsidRPr="685DE177" w:rsidR="7F7335A5">
        <w:rPr>
          <w:rFonts w:eastAsia="Arial"/>
          <w:color w:val="000000" w:themeColor="text1"/>
        </w:rPr>
        <w:t>SUM (Resident Days</w:t>
      </w:r>
      <w:r w:rsidRPr="685DE177">
        <w:rPr>
          <w:rFonts w:eastAsia="Arial"/>
          <w:color w:val="000000" w:themeColor="text1"/>
        </w:rPr>
        <w:t xml:space="preserve">) + </w:t>
      </w:r>
      <w:r w:rsidRPr="685DE177" w:rsidR="7F09A7CC">
        <w:rPr>
          <w:rFonts w:eastAsia="Arial"/>
          <w:color w:val="000000" w:themeColor="text1"/>
        </w:rPr>
        <w:t>SUM (Second Person</w:t>
      </w:r>
      <w:r w:rsidRPr="685DE177">
        <w:rPr>
          <w:rFonts w:eastAsia="Arial"/>
          <w:color w:val="000000" w:themeColor="text1"/>
        </w:rPr>
        <w:t>)</w:t>
      </w:r>
    </w:p>
    <w:p w:rsidRPr="002E6BBB" w:rsidR="004D34C0" w:rsidP="685DE177" w:rsidRDefault="004D34C0" w14:paraId="2BDD5A8C" w14:textId="77777777" w14:noSpellErr="1">
      <w:pPr>
        <w:pStyle w:val="Heading1"/>
        <w:spacing w:before="240"/>
        <w:rPr>
          <w:rFonts w:ascii="Arial" w:hAnsi="Arial" w:eastAsia="Arial"/>
        </w:rPr>
      </w:pPr>
      <w:bookmarkStart w:name="_Toc193915995" w:id="43"/>
      <w:commentRangeStart w:id="1237037065"/>
      <w:r w:rsidRPr="1B180D52" w:rsidR="36FAB9F1">
        <w:rPr>
          <w:rFonts w:ascii="Arial" w:hAnsi="Arial" w:eastAsia="Arial"/>
        </w:rPr>
        <w:t>Version Change Control</w:t>
      </w:r>
      <w:commentRangeEnd w:id="1237037065"/>
      <w:r>
        <w:rPr>
          <w:rStyle w:val="CommentReference"/>
        </w:rPr>
        <w:commentReference w:id="1237037065"/>
      </w:r>
    </w:p>
    <w:tbl>
      <w:tblPr>
        <w:tblpPr w:leftFromText="180" w:rightFromText="180" w:vertAnchor="text" w:horzAnchor="margin" w:tblpY="119"/>
        <w:tblW w:w="100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5824"/>
        <w:gridCol w:w="1170"/>
        <w:gridCol w:w="1791"/>
      </w:tblGrid>
      <w:tr w:rsidRPr="00ED34F9" w:rsidR="004D34C0" w:rsidTr="56EC931B" w14:paraId="1F24CD0A" w14:textId="77777777">
        <w:trPr>
          <w:trHeight w:val="20"/>
          <w:tblHeader/>
        </w:trPr>
        <w:tc>
          <w:tcPr>
            <w:tcW w:w="1275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:rsidRPr="00ED34F9" w:rsidR="004D34C0" w:rsidP="56EC931B" w:rsidRDefault="004D34C0" w14:paraId="3A597E7D" w14:textId="77777777">
            <w:pPr>
              <w:spacing w:before="20" w:after="20"/>
              <w:rPr>
                <w:rFonts w:eastAsia="Arial"/>
              </w:rPr>
            </w:pPr>
            <w:r w:rsidRPr="00ED34F9">
              <w:rPr>
                <w:rFonts w:eastAsia="Arial"/>
              </w:rPr>
              <w:t>Version</w:t>
            </w:r>
          </w:p>
        </w:tc>
        <w:tc>
          <w:tcPr>
            <w:tcW w:w="5824" w:type="dxa"/>
            <w:shd w:val="clear" w:color="auto" w:fill="95B3D7" w:themeFill="accent1" w:themeFillTint="99"/>
            <w:tcMar>
              <w:left w:w="43" w:type="dxa"/>
              <w:right w:w="43" w:type="dxa"/>
            </w:tcMar>
            <w:vAlign w:val="center"/>
          </w:tcPr>
          <w:p w:rsidRPr="00ED34F9" w:rsidR="004D34C0" w:rsidP="56EC931B" w:rsidRDefault="004D34C0" w14:paraId="165649DE" w14:textId="77777777">
            <w:pPr>
              <w:spacing w:before="20" w:after="20"/>
              <w:jc w:val="center"/>
              <w:rPr>
                <w:rFonts w:eastAsia="Arial"/>
              </w:rPr>
            </w:pPr>
            <w:r w:rsidRPr="00ED34F9">
              <w:rPr>
                <w:rFonts w:eastAsia="Arial"/>
              </w:rPr>
              <w:t>Change</w:t>
            </w:r>
          </w:p>
        </w:tc>
        <w:tc>
          <w:tcPr>
            <w:tcW w:w="1170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:rsidRPr="00ED34F9" w:rsidR="004D34C0" w:rsidP="56EC931B" w:rsidRDefault="004D34C0" w14:paraId="075C95EE" w14:textId="77777777">
            <w:pPr>
              <w:spacing w:before="20" w:after="20"/>
              <w:jc w:val="center"/>
              <w:rPr>
                <w:rFonts w:eastAsia="Arial"/>
              </w:rPr>
            </w:pPr>
            <w:r w:rsidRPr="00ED34F9">
              <w:rPr>
                <w:rFonts w:eastAsia="Arial"/>
              </w:rPr>
              <w:t xml:space="preserve">Date </w:t>
            </w:r>
          </w:p>
          <w:p w:rsidRPr="00ED34F9" w:rsidR="004D34C0" w:rsidP="56EC931B" w:rsidRDefault="004D34C0" w14:paraId="05F07B7E" w14:textId="77777777">
            <w:pPr>
              <w:spacing w:before="20" w:after="20"/>
              <w:jc w:val="center"/>
              <w:rPr>
                <w:rFonts w:eastAsia="Arial"/>
              </w:rPr>
            </w:pPr>
            <w:r w:rsidRPr="00ED34F9">
              <w:rPr>
                <w:rFonts w:eastAsia="Arial"/>
              </w:rPr>
              <w:t>(Mo-Day-Year)</w:t>
            </w:r>
          </w:p>
        </w:tc>
        <w:tc>
          <w:tcPr>
            <w:tcW w:w="1791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:rsidRPr="00ED34F9" w:rsidR="004D34C0" w:rsidP="56EC931B" w:rsidRDefault="004D34C0" w14:paraId="75BE54CE" w14:textId="77777777">
            <w:pPr>
              <w:spacing w:before="20" w:after="20"/>
              <w:jc w:val="center"/>
              <w:rPr>
                <w:rFonts w:eastAsia="Arial"/>
              </w:rPr>
            </w:pPr>
            <w:r w:rsidRPr="00ED34F9">
              <w:rPr>
                <w:rFonts w:eastAsia="Arial"/>
              </w:rPr>
              <w:t xml:space="preserve">Updated </w:t>
            </w:r>
          </w:p>
          <w:p w:rsidRPr="00ED34F9" w:rsidR="004D34C0" w:rsidP="56EC931B" w:rsidRDefault="004D34C0" w14:paraId="21C86058" w14:textId="77777777">
            <w:pPr>
              <w:spacing w:before="20" w:after="20"/>
              <w:jc w:val="center"/>
              <w:rPr>
                <w:rFonts w:eastAsia="Arial"/>
              </w:rPr>
            </w:pPr>
            <w:r w:rsidRPr="00ED34F9">
              <w:rPr>
                <w:rFonts w:eastAsia="Arial"/>
              </w:rPr>
              <w:t>By</w:t>
            </w:r>
          </w:p>
        </w:tc>
      </w:tr>
      <w:tr w:rsidRPr="00ED34F9" w:rsidR="004D34C0" w:rsidTr="56EC931B" w14:paraId="2E8A1192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56EC931B" w:rsidP="56EC931B" w:rsidRDefault="56EC931B" w14:paraId="16020799" w14:textId="455230C7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Draft V1</w:t>
            </w:r>
          </w:p>
        </w:tc>
        <w:tc>
          <w:tcPr>
            <w:tcW w:w="5824" w:type="dxa"/>
            <w:vAlign w:val="center"/>
          </w:tcPr>
          <w:p w:rsidRPr="00ED34F9" w:rsidR="56EC931B" w:rsidP="56EC931B" w:rsidRDefault="56EC931B" w14:paraId="720EEE8F" w14:textId="3F9E47FD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Created draft version of Payer Mix Report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06EA124C" w14:textId="7711149B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25-03-2025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002D311C" w14:paraId="184B69A9" w14:textId="189D24CA">
            <w:pPr>
              <w:spacing w:before="40" w:after="40"/>
              <w:jc w:val="left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Vaishnavi Lakhera</w:t>
            </w:r>
          </w:p>
        </w:tc>
      </w:tr>
      <w:tr w:rsidRPr="00ED34F9" w:rsidR="004D34C0" w:rsidTr="56EC931B" w14:paraId="3C4D526A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56EC931B" w:rsidP="56EC931B" w:rsidRDefault="56EC931B" w14:paraId="1B7CD209" w14:textId="40D9F35A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Draft V1</w:t>
            </w:r>
          </w:p>
        </w:tc>
        <w:tc>
          <w:tcPr>
            <w:tcW w:w="5824" w:type="dxa"/>
            <w:vAlign w:val="center"/>
          </w:tcPr>
          <w:p w:rsidRPr="00ED34F9" w:rsidR="56EC931B" w:rsidP="56EC931B" w:rsidRDefault="56EC931B" w14:paraId="10E0F320" w14:textId="78AE4047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Updated community details, Qlik Screenshots, Overview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3DD7F014" w14:textId="735F25BC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27-03-2025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2D84D000" w14:textId="506BA949">
            <w:pPr>
              <w:spacing w:before="40" w:after="40"/>
              <w:jc w:val="left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Vaishnavi Lakhera</w:t>
            </w:r>
          </w:p>
        </w:tc>
      </w:tr>
      <w:tr w:rsidRPr="00ED34F9" w:rsidR="004D34C0" w:rsidTr="56EC931B" w14:paraId="55D48C30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56EC931B" w:rsidP="56EC931B" w:rsidRDefault="56EC931B" w14:paraId="1C845E74" w14:textId="2BC46E17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Draft V1</w:t>
            </w:r>
          </w:p>
        </w:tc>
        <w:tc>
          <w:tcPr>
            <w:tcW w:w="5824" w:type="dxa"/>
            <w:vAlign w:val="center"/>
          </w:tcPr>
          <w:p w:rsidRPr="00ED34F9" w:rsidR="56EC931B" w:rsidP="56EC931B" w:rsidRDefault="56EC931B" w14:paraId="7E573DCD" w14:textId="08CE7160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Updated Qlik report snapshots and its link and data sources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3D857E72" w14:textId="662C462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01-04-2025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76A81DA6" w14:textId="01C56424">
            <w:pPr>
              <w:spacing w:before="40" w:after="40"/>
              <w:jc w:val="left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Vaishnavi Lakhera</w:t>
            </w:r>
          </w:p>
        </w:tc>
      </w:tr>
      <w:tr w:rsidRPr="00ED34F9" w:rsidR="004D34C0" w:rsidTr="56EC931B" w14:paraId="76BB7891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56EC931B" w:rsidP="56EC931B" w:rsidRDefault="56EC931B" w14:paraId="63FDA7D0" w14:textId="0A9C46A3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Draft V1</w:t>
            </w:r>
          </w:p>
        </w:tc>
        <w:tc>
          <w:tcPr>
            <w:tcW w:w="5824" w:type="dxa"/>
            <w:vAlign w:val="center"/>
          </w:tcPr>
          <w:p w:rsidRPr="00ED34F9" w:rsidR="56EC931B" w:rsidP="56EC931B" w:rsidRDefault="56EC931B" w14:paraId="077DD05E" w14:textId="7A09FB67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Updated points highlighted in the mail: 4,5,6,7,10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676CCAB6" w14:textId="0A153198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08-04-2025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4D0189CC" w14:textId="2DB8B71A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Siddharth Mittal</w:t>
            </w:r>
          </w:p>
        </w:tc>
      </w:tr>
      <w:tr w:rsidRPr="00ED34F9" w:rsidR="004D34C0" w:rsidTr="56EC931B" w14:paraId="158FDF0F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56EC931B" w:rsidP="56EC931B" w:rsidRDefault="56EC931B" w14:paraId="14EC890B" w14:textId="73C0D4ED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Draft V2</w:t>
            </w:r>
          </w:p>
        </w:tc>
        <w:tc>
          <w:tcPr>
            <w:tcW w:w="5824" w:type="dxa"/>
            <w:vAlign w:val="center"/>
          </w:tcPr>
          <w:p w:rsidRPr="00ED34F9" w:rsidR="56EC931B" w:rsidP="56EC931B" w:rsidRDefault="56EC931B" w14:paraId="3F255496" w14:textId="03818FB0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Updated Jobs and data mapping details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0540F163" w14:textId="4CCE53F7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25-04-2025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54258584" w14:textId="15B4F260">
            <w:pPr>
              <w:spacing w:before="40" w:after="40"/>
              <w:jc w:val="left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Vaishnavi Lakhera</w:t>
            </w:r>
          </w:p>
        </w:tc>
      </w:tr>
      <w:tr w:rsidRPr="00ED34F9" w:rsidR="004D34C0" w:rsidTr="56EC931B" w14:paraId="092DF24F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56EC931B" w:rsidP="56EC931B" w:rsidRDefault="56EC931B" w14:paraId="0B7FF205" w14:textId="23741469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Draft V2</w:t>
            </w:r>
          </w:p>
        </w:tc>
        <w:tc>
          <w:tcPr>
            <w:tcW w:w="5824" w:type="dxa"/>
            <w:vAlign w:val="center"/>
          </w:tcPr>
          <w:p w:rsidRPr="00ED34F9" w:rsidR="56EC931B" w:rsidP="56EC931B" w:rsidRDefault="56EC931B" w14:paraId="21958548" w14:textId="68174665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Updated data workflow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0BF9DEE0" w14:textId="450F6FC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30-04-2025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56EC931B" w:rsidP="56EC931B" w:rsidRDefault="56EC931B" w14:paraId="19B14360" w14:textId="69139451">
            <w:pPr>
              <w:spacing w:before="40" w:after="40"/>
              <w:jc w:val="left"/>
              <w:rPr>
                <w:rFonts w:eastAsia="Arial"/>
                <w:color w:val="000000" w:themeColor="text1"/>
              </w:rPr>
            </w:pPr>
            <w:r w:rsidRPr="00ED34F9">
              <w:rPr>
                <w:rFonts w:eastAsia="Arial"/>
                <w:color w:val="000000" w:themeColor="text1"/>
              </w:rPr>
              <w:t>Vaishnavi Lakhera</w:t>
            </w:r>
          </w:p>
        </w:tc>
      </w:tr>
      <w:tr w:rsidRPr="00ED34F9" w:rsidR="0015243D" w:rsidTr="56EC931B" w14:paraId="1129B3DC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15243D" w:rsidP="0015243D" w:rsidRDefault="0015243D" w14:paraId="42B56D5B" w14:textId="06EB1DF9">
            <w:pPr>
              <w:spacing w:before="40" w:after="40"/>
              <w:jc w:val="center"/>
              <w:rPr>
                <w:rFonts w:eastAsia="Arial"/>
              </w:rPr>
            </w:pPr>
            <w:r w:rsidRPr="00ED34F9">
              <w:rPr>
                <w:rFonts w:eastAsia="Arial"/>
                <w:color w:val="000000" w:themeColor="text1"/>
              </w:rPr>
              <w:t>Draft V3</w:t>
            </w:r>
          </w:p>
        </w:tc>
        <w:tc>
          <w:tcPr>
            <w:tcW w:w="5824" w:type="dxa"/>
            <w:vAlign w:val="center"/>
          </w:tcPr>
          <w:p w:rsidRPr="00ED34F9" w:rsidR="0015243D" w:rsidP="0015243D" w:rsidRDefault="0015243D" w14:paraId="45311FCA" w14:textId="100201B1">
            <w:pPr>
              <w:spacing w:before="40" w:after="40"/>
              <w:jc w:val="left"/>
              <w:rPr>
                <w:rFonts w:eastAsia="Arial"/>
              </w:rPr>
            </w:pPr>
            <w:r w:rsidRPr="00ED34F9">
              <w:rPr>
                <w:rFonts w:eastAsia="Arial"/>
                <w:color w:val="000000" w:themeColor="text1"/>
              </w:rPr>
              <w:t>Updated overview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15243D" w:rsidP="0015243D" w:rsidRDefault="002D311C" w14:paraId="089D5929" w14:textId="320B3B88">
            <w:pPr>
              <w:spacing w:before="40" w:after="40"/>
              <w:jc w:val="center"/>
              <w:rPr>
                <w:rFonts w:eastAsia="Arial"/>
              </w:rPr>
            </w:pPr>
            <w:r>
              <w:rPr>
                <w:rFonts w:eastAsia="Arial"/>
                <w:color w:val="000000" w:themeColor="text1"/>
              </w:rPr>
              <w:t>22</w:t>
            </w:r>
            <w:r w:rsidRPr="00ED34F9" w:rsidR="0015243D">
              <w:rPr>
                <w:rFonts w:eastAsia="Arial"/>
                <w:color w:val="000000" w:themeColor="text1"/>
              </w:rPr>
              <w:t>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15243D" w:rsidP="0015243D" w:rsidRDefault="0015243D" w14:paraId="17722608" w14:textId="79F10220">
            <w:pPr>
              <w:spacing w:before="40" w:after="40"/>
              <w:jc w:val="left"/>
              <w:rPr>
                <w:rFonts w:eastAsia="Arial"/>
              </w:rPr>
            </w:pPr>
            <w:r w:rsidRPr="00ED34F9">
              <w:rPr>
                <w:rFonts w:eastAsia="Arial"/>
                <w:color w:val="000000" w:themeColor="text1"/>
              </w:rPr>
              <w:t>Vaishnavi Lakhera</w:t>
            </w:r>
          </w:p>
        </w:tc>
      </w:tr>
      <w:tr w:rsidRPr="00ED34F9" w:rsidR="004D34C0" w:rsidTr="56EC931B" w14:paraId="63401762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56EC931B" w:rsidRDefault="004D34C0" w14:paraId="07E5C62F" w14:textId="77777777">
            <w:pPr>
              <w:spacing w:before="40" w:after="40"/>
              <w:jc w:val="center"/>
              <w:rPr>
                <w:rFonts w:eastAsia="Arial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56EC931B" w:rsidRDefault="004D34C0" w14:paraId="14F0A296" w14:textId="77777777">
            <w:pPr>
              <w:spacing w:before="40" w:after="40"/>
              <w:jc w:val="left"/>
              <w:rPr>
                <w:rFonts w:eastAsia="Arial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56EC931B" w:rsidRDefault="004D34C0" w14:paraId="6E9A2018" w14:textId="77777777">
            <w:pPr>
              <w:spacing w:before="40" w:after="40"/>
              <w:jc w:val="center"/>
              <w:rPr>
                <w:rFonts w:eastAsia="Arial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56EC931B" w:rsidRDefault="004D34C0" w14:paraId="29CE1D20" w14:textId="77777777">
            <w:pPr>
              <w:spacing w:before="40" w:after="40"/>
              <w:jc w:val="left"/>
              <w:rPr>
                <w:rFonts w:eastAsia="Arial"/>
              </w:rPr>
            </w:pPr>
          </w:p>
        </w:tc>
      </w:tr>
      <w:tr w:rsidRPr="00ED34F9" w:rsidR="004D34C0" w:rsidTr="56EC931B" w14:paraId="12BFDDFE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2CCE04BC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76987CFB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52FF9D79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33490133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7BF238C0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65B4124B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482EA9DA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4136EB88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72F6AA5A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0250D12F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167819E9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1886B260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0275BF3B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7A35F04E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3B441CEB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7175B164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4B2347CF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2386B222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016C8557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14AE18F3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3F1633B2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51CA0E2D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4F8EBE5F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322A1D2D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73E87891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75FFCE55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719B8B96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7746EB4E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76BE0C3D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6677107A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38664EFC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47F0DA36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7DF01A16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7F25C157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6B2BA81A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00C00B7D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628574DA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34E0C31D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2DA9EE67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160A0B39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04DCE09D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28A1A18E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5BBF991B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60617673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5CB2D9CE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1A5D3D56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0606C57E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4CD31D8F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5A21C5EC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2CF5B5A7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545AA354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3438B225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7E170D1B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555EB294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Pr="00ED34F9" w:rsidR="004D34C0" w:rsidTr="56EC931B" w14:paraId="432B5273" w14:textId="77777777">
        <w:trPr>
          <w:trHeight w:val="20"/>
          <w:tblHeader/>
        </w:trPr>
        <w:tc>
          <w:tcPr>
            <w:tcW w:w="1275" w:type="dxa"/>
            <w:vAlign w:val="center"/>
          </w:tcPr>
          <w:p w:rsidRPr="00ED34F9" w:rsidR="004D34C0" w:rsidP="685DE177" w:rsidRDefault="004D34C0" w14:paraId="694691FF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:rsidRPr="00ED34F9" w:rsidR="004D34C0" w:rsidP="685DE177" w:rsidRDefault="004D34C0" w14:paraId="535BC4AB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0294B695" w14:textId="77777777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ED34F9" w:rsidR="004D34C0" w:rsidP="685DE177" w:rsidRDefault="004D34C0" w14:paraId="1E2D192B" w14:textId="77777777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</w:tbl>
    <w:p w:rsidR="00E119E8" w:rsidP="685DE177" w:rsidRDefault="00E119E8" w14:paraId="0B6423BD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685DE177" w:rsidRDefault="00E119E8" w14:paraId="0A3FF151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685DE177" w:rsidRDefault="00E119E8" w14:paraId="324E4FC6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685DE177" w:rsidRDefault="00E119E8" w14:paraId="07F368B8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685DE177" w:rsidRDefault="00E119E8" w14:paraId="7DE09300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685DE177" w:rsidRDefault="00E119E8" w14:paraId="2C393112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685DE177" w:rsidRDefault="00E119E8" w14:paraId="3DA0E6CD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685DE177" w:rsidRDefault="00E119E8" w14:paraId="590B5C24" w14:textId="77777777">
      <w:pPr>
        <w:pStyle w:val="Heading1"/>
        <w:spacing w:before="240"/>
        <w:rPr>
          <w:rFonts w:ascii="Arial" w:hAnsi="Arial" w:eastAsia="Arial"/>
        </w:rPr>
      </w:pPr>
    </w:p>
    <w:p w:rsidR="00E119E8" w:rsidP="685DE177" w:rsidRDefault="00E119E8" w14:paraId="7CFDF884" w14:textId="77777777">
      <w:pPr>
        <w:pStyle w:val="Heading1"/>
        <w:spacing w:before="240"/>
        <w:rPr>
          <w:rFonts w:ascii="Arial" w:hAnsi="Arial" w:eastAsia="Arial"/>
        </w:rPr>
      </w:pPr>
    </w:p>
    <w:bookmarkEnd w:id="43"/>
    <w:p w:rsidRPr="00B64195" w:rsidR="00B64195" w:rsidP="685DE177" w:rsidRDefault="00B64195" w14:paraId="320FA09E" w14:textId="77777777">
      <w:pPr>
        <w:rPr>
          <w:rFonts w:eastAsia="Arial"/>
          <w:b/>
          <w:bCs/>
        </w:rPr>
      </w:pPr>
    </w:p>
    <w:p w:rsidRPr="00F303A2" w:rsidR="00015D04" w:rsidP="685DE177" w:rsidRDefault="00015D04" w14:paraId="0CE37687" w14:textId="77777777">
      <w:pPr>
        <w:rPr>
          <w:rFonts w:eastAsia="Arial"/>
        </w:rPr>
      </w:pPr>
    </w:p>
    <w:sectPr w:rsidRPr="00F303A2" w:rsidR="00015D04" w:rsidSect="006B15B9">
      <w:headerReference w:type="even" r:id="rId23"/>
      <w:headerReference w:type="default" r:id="rId24"/>
      <w:footerReference w:type="default" r:id="rId25"/>
      <w:headerReference w:type="first" r:id="rId26"/>
      <w:pgSz w:w="12240" w:h="15840" w:orient="portrait" w:code="1"/>
      <w:pgMar w:top="720" w:right="720" w:bottom="720" w:left="720" w:header="576" w:footer="432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272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N" w:author="Lohith N" w:date="2025-07-30T16:04:30" w:id="1837601036">
    <w:p xmlns:w14="http://schemas.microsoft.com/office/word/2010/wordml" xmlns:w="http://schemas.openxmlformats.org/wordprocessingml/2006/main" w:rsidR="359CCB9C" w:rsidRDefault="45BD3D98" w14:paraId="2B06C07F" w14:textId="13B495C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"mailto:ALakamapurmath@thrivewelltech.com"</w:instrText>
      </w:r>
      <w:bookmarkStart w:name="_@_B38BC6B1DEB94FBAAAC4987407BDE2F1Z" w:id="817628357"/>
      <w:r>
        <w:fldChar w:fldCharType="separate"/>
      </w:r>
      <w:bookmarkEnd w:id="817628357"/>
      <w:r w:rsidRPr="48A765A6" w:rsidR="5572B35B">
        <w:rPr>
          <w:rStyle w:val="Mention"/>
          <w:noProof/>
        </w:rPr>
        <w:t>@Aravinda Lakamapurmath</w:t>
      </w:r>
      <w:r>
        <w:fldChar w:fldCharType="end"/>
      </w:r>
      <w:r w:rsidRPr="374EAC55" w:rsidR="156646EF">
        <w:t xml:space="preserve"> </w:t>
      </w:r>
      <w:r>
        <w:fldChar w:fldCharType="begin"/>
      </w:r>
      <w:r>
        <w:instrText xml:space="preserve"> HYPERLINK "mailto:vlakhera@thrivewelltech.com"</w:instrText>
      </w:r>
      <w:bookmarkStart w:name="_@_888179129B004EFE9EA05E5AE41AB2A5Z" w:id="522380666"/>
      <w:r>
        <w:fldChar w:fldCharType="separate"/>
      </w:r>
      <w:bookmarkEnd w:id="522380666"/>
      <w:r w:rsidRPr="330A4073" w:rsidR="28DF470A">
        <w:rPr>
          <w:rStyle w:val="Mention"/>
          <w:noProof/>
        </w:rPr>
        <w:t>@Lakhera,Vaishnavi</w:t>
      </w:r>
      <w:r>
        <w:fldChar w:fldCharType="end"/>
      </w:r>
      <w:r w:rsidRPr="33917651" w:rsidR="3DF4264D">
        <w:t xml:space="preserve"> Update the timings and brief each step so it can be understood, in standard EST timings, connect with  me if you  need any help.</w:t>
      </w:r>
    </w:p>
  </w:comment>
  <w:comment xmlns:w="http://schemas.openxmlformats.org/wordprocessingml/2006/main" w:initials="LN" w:author="Lohith N" w:date="2025-07-30T18:48:33" w:id="981390305">
    <w:p xmlns:w14="http://schemas.microsoft.com/office/word/2010/wordml" xmlns:w="http://schemas.openxmlformats.org/wordprocessingml/2006/main" w:rsidR="2E35CBFA" w:rsidRDefault="6966B09F" w14:paraId="3BB9E5BD" w14:textId="069A268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"mailto:ALakamapurmath@thrivewelltech.com"</w:instrText>
      </w:r>
      <w:bookmarkStart w:name="_@_8C782EBEC8984534AA3380453E60FD8EZ" w:id="1420741679"/>
      <w:r>
        <w:fldChar w:fldCharType="separate"/>
      </w:r>
      <w:bookmarkEnd w:id="1420741679"/>
      <w:r w:rsidRPr="230D216F" w:rsidR="05F217E5">
        <w:rPr>
          <w:rStyle w:val="Mention"/>
          <w:noProof/>
        </w:rPr>
        <w:t>@Aravinda Lakamapurmath</w:t>
      </w:r>
      <w:r>
        <w:fldChar w:fldCharType="end"/>
      </w:r>
      <w:r w:rsidRPr="45CDE7C6" w:rsidR="0682A48E">
        <w:t xml:space="preserve"> </w:t>
      </w:r>
      <w:r>
        <w:fldChar w:fldCharType="begin"/>
      </w:r>
      <w:r>
        <w:instrText xml:space="preserve"> HYPERLINK "mailto:ALakamapurmath@thrivewelltech.com"</w:instrText>
      </w:r>
      <w:bookmarkStart w:name="_@_F5629912FA044210BC372DB61F26F298Z" w:id="367967150"/>
      <w:r>
        <w:fldChar w:fldCharType="separate"/>
      </w:r>
      <w:bookmarkEnd w:id="367967150"/>
      <w:r w:rsidRPr="799E28D5" w:rsidR="1F4A90E7">
        <w:rPr>
          <w:rStyle w:val="Mention"/>
          <w:noProof/>
        </w:rPr>
        <w:t>@Aravinda Lakamapurmath</w:t>
      </w:r>
      <w:r>
        <w:fldChar w:fldCharType="end"/>
      </w:r>
      <w:r w:rsidRPr="7876653D" w:rsidR="1D7D47F5">
        <w:t xml:space="preserve"> Why does it say Payer Mix?</w:t>
      </w:r>
    </w:p>
    <w:p xmlns:w14="http://schemas.microsoft.com/office/word/2010/wordml" xmlns:w="http://schemas.openxmlformats.org/wordprocessingml/2006/main" w:rsidR="1308EA1D" w:rsidRDefault="7F13F279" w14:paraId="40037BF3" w14:textId="5365D27F">
      <w:pPr>
        <w:pStyle w:val="CommentText"/>
      </w:pPr>
    </w:p>
  </w:comment>
  <w:comment xmlns:w="http://schemas.openxmlformats.org/wordprocessingml/2006/main" w:initials="LN" w:author="Lohith N" w:date="2025-07-30T18:53:49" w:id="1237037065">
    <w:p xmlns:w14="http://schemas.microsoft.com/office/word/2010/wordml" xmlns:w="http://schemas.openxmlformats.org/wordprocessingml/2006/main" w:rsidR="373E7770" w:rsidRDefault="74C36725" w14:paraId="3BAAFA9A" w14:textId="2C8E9ADF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"mailto:Nkishore@thrivewelltech.com"</w:instrText>
      </w:r>
      <w:bookmarkStart w:name="_@_64E0FB2664E14ED48AAB120E5CB57E34Z" w:id="479451441"/>
      <w:r>
        <w:fldChar w:fldCharType="separate"/>
      </w:r>
      <w:bookmarkEnd w:id="479451441"/>
      <w:r w:rsidRPr="09FE575E" w:rsidR="735D8ACC">
        <w:rPr>
          <w:rStyle w:val="Mention"/>
          <w:noProof/>
        </w:rPr>
        <w:t>@Kishore, Nandan</w:t>
      </w:r>
      <w:r>
        <w:fldChar w:fldCharType="end"/>
      </w:r>
      <w:r w:rsidRPr="1D82CFCF" w:rsidR="7BF2B02A">
        <w:t xml:space="preserve"> I suggest adding a review column and get each version reviewed and approved before committing the changes. I see many issues in the documentations, though this is not a high priority tasks, it will help new joiners or/and existing team members to re-visit and pick up the context faster and accurately.</w:t>
      </w:r>
    </w:p>
  </w:comment>
  <w:comment xmlns:w="http://schemas.openxmlformats.org/wordprocessingml/2006/main" w:initials="LN" w:author="Lohith N" w:date="2025-07-30T18:57:44" w:id="1313143334">
    <w:p xmlns:w14="http://schemas.microsoft.com/office/word/2010/wordml" xmlns:w="http://schemas.openxmlformats.org/wordprocessingml/2006/main" w:rsidR="0148A230" w:rsidRDefault="0C99AFCD" w14:paraId="139B29BA" w14:textId="2934614A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"mailto:ALakamapurmath@thrivewelltech.com"</w:instrText>
      </w:r>
      <w:bookmarkStart w:name="_@_AB0BF15C60C64C7DA3FEA204F67F2D58Z" w:id="1875754234"/>
      <w:r>
        <w:fldChar w:fldCharType="separate"/>
      </w:r>
      <w:bookmarkEnd w:id="1875754234"/>
      <w:r w:rsidRPr="67586836" w:rsidR="0693CF1C">
        <w:rPr>
          <w:rStyle w:val="Mention"/>
          <w:noProof/>
        </w:rPr>
        <w:t>@Aravinda Lakamapurmath</w:t>
      </w:r>
      <w:r>
        <w:fldChar w:fldCharType="end"/>
      </w:r>
      <w:r w:rsidRPr="5BC88174" w:rsidR="5675ED16">
        <w:t xml:space="preserve"> </w:t>
      </w:r>
      <w:r>
        <w:fldChar w:fldCharType="begin"/>
      </w:r>
      <w:r>
        <w:instrText xml:space="preserve"> HYPERLINK "mailto:vlakhera@thrivewelltech.com"</w:instrText>
      </w:r>
      <w:bookmarkStart w:name="_@_D2D2502279E945AF9821E51A8507CC03Z" w:id="431285800"/>
      <w:r>
        <w:fldChar w:fldCharType="separate"/>
      </w:r>
      <w:bookmarkEnd w:id="431285800"/>
      <w:r w:rsidRPr="758AE774" w:rsidR="7D1BFB22">
        <w:rPr>
          <w:rStyle w:val="Mention"/>
          <w:noProof/>
        </w:rPr>
        <w:t>@Lakhera,Vaishnavi</w:t>
      </w:r>
      <w:r>
        <w:fldChar w:fldCharType="end"/>
      </w:r>
      <w:r w:rsidRPr="70AA80F0" w:rsidR="1A19FC30">
        <w:t xml:space="preserve"> NHPPD is analysed for SNF only right?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B06C07F"/>
  <w15:commentEx w15:done="0" w15:paraId="40037BF3"/>
  <w15:commentEx w15:done="0" w15:paraId="3BAAFA9A"/>
  <w15:commentEx w15:done="0" w15:paraId="139B29B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9119CDD" w16cex:dateUtc="2025-07-30T10:34:30.309Z"/>
  <w16cex:commentExtensible w16cex:durableId="0324C9A2" w16cex:dateUtc="2025-07-30T13:18:33.276Z"/>
  <w16cex:commentExtensible w16cex:durableId="3F19F433" w16cex:dateUtc="2025-07-30T13:23:49.326Z"/>
  <w16cex:commentExtensible w16cex:durableId="013C8A2A" w16cex:dateUtc="2025-07-30T13:27:44.53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B06C07F" w16cid:durableId="79119CDD"/>
  <w16cid:commentId w16cid:paraId="40037BF3" w16cid:durableId="0324C9A2"/>
  <w16cid:commentId w16cid:paraId="3BAAFA9A" w16cid:durableId="3F19F433"/>
  <w16cid:commentId w16cid:paraId="139B29BA" w16cid:durableId="013C8A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5136" w:rsidRDefault="00865136" w14:paraId="3D641C82" w14:textId="77777777">
      <w:r>
        <w:separator/>
      </w:r>
    </w:p>
  </w:endnote>
  <w:endnote w:type="continuationSeparator" w:id="0">
    <w:p w:rsidR="00865136" w:rsidRDefault="00865136" w14:paraId="3FC9BC58" w14:textId="77777777">
      <w:r>
        <w:continuationSeparator/>
      </w:r>
    </w:p>
  </w:endnote>
  <w:endnote w:type="continuationNotice" w:id="1">
    <w:p w:rsidR="00865136" w:rsidRDefault="00865136" w14:paraId="1910E46B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53FC6589" w:rsidP="53FC6589" w:rsidRDefault="53FC6589" w14:paraId="7476B27C" w14:textId="419F93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5136" w:rsidRDefault="00865136" w14:paraId="4275F744" w14:textId="77777777">
      <w:r>
        <w:separator/>
      </w:r>
    </w:p>
  </w:footnote>
  <w:footnote w:type="continuationSeparator" w:id="0">
    <w:p w:rsidR="00865136" w:rsidRDefault="00865136" w14:paraId="6B6C68E2" w14:textId="77777777">
      <w:r>
        <w:continuationSeparator/>
      </w:r>
    </w:p>
  </w:footnote>
  <w:footnote w:type="continuationNotice" w:id="1">
    <w:p w:rsidR="00865136" w:rsidRDefault="00865136" w14:paraId="6746C389" w14:textId="77777777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865136" w14:paraId="184767C1" w14:textId="04E923EE">
    <w:pPr>
      <w:pStyle w:val="Header"/>
    </w:pPr>
    <w:r>
      <w:rPr>
        <w:noProof/>
      </w:rPr>
      <w:pict w14:anchorId="75DEF1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69" style="position:absolute;left:0;text-align:left;margin-left:0;margin-top:0;width:467.7pt;height:187.05pt;rotation:315;z-index:-251658239;mso-position-horizontal:center;mso-position-horizontal-relative:margin;mso-position-vertical:center;mso-position-vertical-relative:margin" o:spid="_x0000_s1045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6074B" w:rsidP="00F55021" w:rsidRDefault="008E362E" w14:paraId="620CA43A" w14:textId="4CFD01F1">
    <w:pPr>
      <w:pStyle w:val="WZNorm"/>
      <w:ind w:left="-709" w:hanging="709"/>
    </w:pPr>
    <w:r w:rsidRPr="002E48F3">
      <w:rPr>
        <w:noProof/>
      </w:rPr>
      <w:drawing>
        <wp:inline distT="0" distB="0" distL="0" distR="0" wp14:anchorId="21406B78" wp14:editId="6254E735">
          <wp:extent cx="2783205" cy="381000"/>
          <wp:effectExtent l="0" t="0" r="0" b="0"/>
          <wp:docPr id="1236928828" name="Picture 1" descr="ThriveWell Tech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ThriveWell Tech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5072" cy="38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65136">
      <w:rPr>
        <w:noProof/>
      </w:rPr>
      <w:pict w14:anchorId="26BF23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0" style="position:absolute;left:0;text-align:left;margin-left:0;margin-top:0;width:467.7pt;height:187.05pt;rotation:315;z-index:-251658238;mso-position-horizontal:center;mso-position-horizontal-relative:margin;mso-position-vertical:center;mso-position-vertical-relative:margin" o:spid="_x0000_s1046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865136" w14:paraId="56AD6672" w14:textId="294487D7">
    <w:pPr>
      <w:pStyle w:val="Header"/>
    </w:pPr>
    <w:r>
      <w:rPr>
        <w:noProof/>
      </w:rPr>
      <w:pict w14:anchorId="638967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68" style="position:absolute;left:0;text-align:left;margin-left:0;margin-top:0;width:467.7pt;height:187.05pt;rotation:315;z-index:-251658240;mso-position-horizontal:center;mso-position-horizontal-relative:margin;mso-position-vertical:center;mso-position-vertical-relative:margin" o:spid="_x0000_s1044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865136" w14:paraId="620CA43E" w14:textId="6433FD7D">
    <w:pPr>
      <w:pStyle w:val="Header"/>
    </w:pPr>
    <w:r>
      <w:rPr>
        <w:noProof/>
      </w:rPr>
      <w:pict w14:anchorId="1E84B5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2" style="position:absolute;left:0;text-align:left;margin-left:0;margin-top:0;width:467.7pt;height:187.05pt;rotation:315;z-index:-251658236;mso-position-horizontal:center;mso-position-horizontal-relative:margin;mso-position-vertical:center;mso-position-vertical-relative:margin" o:spid="_x0000_s1048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14430" w:rsidR="0016074B" w:rsidP="00114430" w:rsidRDefault="00865136" w14:paraId="620CA43F" w14:textId="4DCAA0EF">
    <w:pPr>
      <w:pStyle w:val="Header"/>
    </w:pPr>
    <w:r>
      <w:rPr>
        <w:noProof/>
      </w:rPr>
      <w:pict w14:anchorId="69506F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3" style="position:absolute;left:0;text-align:left;margin-left:0;margin-top:0;width:467.7pt;height:187.05pt;rotation:315;z-index:-251658235;mso-position-horizontal:center;mso-position-horizontal-relative:margin;mso-position-vertical:center;mso-position-vertical-relative:margin" o:spid="_x0000_s1049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865136" w14:paraId="620CA440" w14:textId="46A0640B">
    <w:pPr>
      <w:pStyle w:val="Header"/>
    </w:pPr>
    <w:r>
      <w:rPr>
        <w:noProof/>
      </w:rPr>
      <w:pict w14:anchorId="56639D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1" style="position:absolute;left:0;text-align:left;margin-left:0;margin-top:0;width:467.7pt;height:187.05pt;rotation:315;z-index:-251658237;mso-position-horizontal:center;mso-position-horizontal-relative:margin;mso-position-vertical:center;mso-position-vertical-relative:margin" o:spid="_x0000_s1047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XgDtmXA54lPwP" int2:id="2JZMuj9G">
      <int2:state int2:value="Rejected" int2:type="AugLoop_Text_Critique"/>
    </int2:textHash>
    <int2:textHash int2:hashCode="7sC6SKKdDIJTfZ" int2:id="3J43GlzF">
      <int2:state int2:value="Rejected" int2:type="AugLoop_Text_Critique"/>
    </int2:textHash>
    <int2:textHash int2:hashCode="0IxCwycXANhrYd" int2:id="4H0dD90T">
      <int2:state int2:value="Rejected" int2:type="AugLoop_Text_Critique"/>
    </int2:textHash>
    <int2:textHash int2:hashCode="BKBVMASwQDaP/B" int2:id="52iOpTTM">
      <int2:state int2:value="Rejected" int2:type="AugLoop_Text_Critique"/>
    </int2:textHash>
    <int2:textHash int2:hashCode="xdndvzw/jWq21w" int2:id="7ITQbsyA">
      <int2:state int2:value="Rejected" int2:type="AugLoop_Text_Critique"/>
    </int2:textHash>
    <int2:textHash int2:hashCode="b6xNV1U3Q6WzZP" int2:id="9jqagPkb">
      <int2:state int2:value="Rejected" int2:type="AugLoop_Text_Critique"/>
    </int2:textHash>
    <int2:textHash int2:hashCode="5KfhFu3drXl7Ip" int2:id="CTRdBd7u">
      <int2:state int2:value="Rejected" int2:type="AugLoop_Text_Critique"/>
    </int2:textHash>
    <int2:textHash int2:hashCode="2hdI/J7eBhNNxv" int2:id="CqFcFsrn">
      <int2:state int2:value="Rejected" int2:type="AugLoop_Text_Critique"/>
    </int2:textHash>
    <int2:textHash int2:hashCode="azgJTE+yqpG5SM" int2:id="De7BlPSC">
      <int2:state int2:value="Rejected" int2:type="AugLoop_Text_Critique"/>
    </int2:textHash>
    <int2:textHash int2:hashCode="x7+aI/KXjVW/06" int2:id="FSWPPNrQ">
      <int2:state int2:value="Rejected" int2:type="AugLoop_Text_Critique"/>
    </int2:textHash>
    <int2:textHash int2:hashCode="4iCHju2ATYMdjO" int2:id="Fv0xg8EM">
      <int2:state int2:value="Rejected" int2:type="AugLoop_Text_Critique"/>
    </int2:textHash>
    <int2:textHash int2:hashCode="HIts84mg6pyeTU" int2:id="HX2IDU1U">
      <int2:state int2:value="Rejected" int2:type="AugLoop_Text_Critique"/>
    </int2:textHash>
    <int2:textHash int2:hashCode="QAbnWjz6kgdcyj" int2:id="I14YegMz">
      <int2:state int2:value="Rejected" int2:type="AugLoop_Text_Critique"/>
    </int2:textHash>
    <int2:textHash int2:hashCode="lnpAB2lH+Zzd+F" int2:id="I6ojjhR1">
      <int2:state int2:value="Rejected" int2:type="AugLoop_Text_Critique"/>
    </int2:textHash>
    <int2:textHash int2:hashCode="o7IoXXLFQswdak" int2:id="I7b880eb">
      <int2:state int2:value="Rejected" int2:type="AugLoop_Text_Critique"/>
    </int2:textHash>
    <int2:textHash int2:hashCode="ACaoigYzTsfZI4" int2:id="IU07azHx">
      <int2:state int2:value="Rejected" int2:type="AugLoop_Text_Critique"/>
    </int2:textHash>
    <int2:textHash int2:hashCode="MdM03CKabaVstP" int2:id="IypavTXI">
      <int2:state int2:value="Rejected" int2:type="AugLoop_Text_Critique"/>
    </int2:textHash>
    <int2:textHash int2:hashCode="OhhDoiBT1cLLEQ" int2:id="Jm0pNFZ8">
      <int2:state int2:value="Rejected" int2:type="AugLoop_Text_Critique"/>
    </int2:textHash>
    <int2:textHash int2:hashCode="RQaCtG1ugqf/e+" int2:id="Kg492M1K">
      <int2:state int2:value="Rejected" int2:type="AugLoop_Text_Critique"/>
    </int2:textHash>
    <int2:textHash int2:hashCode="m9jEKZMwtJz3Vd" int2:id="MtdbrVPR">
      <int2:state int2:value="Rejected" int2:type="AugLoop_Text_Critique"/>
    </int2:textHash>
    <int2:textHash int2:hashCode="UO2bmXYInXsFPt" int2:id="NQqyBEsJ">
      <int2:state int2:value="Rejected" int2:type="AugLoop_Text_Critique"/>
    </int2:textHash>
    <int2:textHash int2:hashCode="KP5iLHZJ36h+3q" int2:id="OLh9fQwW">
      <int2:state int2:value="Rejected" int2:type="AugLoop_Text_Critique"/>
    </int2:textHash>
    <int2:textHash int2:hashCode="dKtWZloA+rUDwO" int2:id="QDe1SWVT">
      <int2:state int2:value="Rejected" int2:type="AugLoop_Text_Critique"/>
    </int2:textHash>
    <int2:textHash int2:hashCode="lnsXKHV/1OhclB" int2:id="QxRcNsKS">
      <int2:state int2:value="Rejected" int2:type="AugLoop_Text_Critique"/>
    </int2:textHash>
    <int2:textHash int2:hashCode="c6g64OMvTjTGWs" int2:id="R4PrXgaE">
      <int2:state int2:value="Rejected" int2:type="AugLoop_Text_Critique"/>
    </int2:textHash>
    <int2:textHash int2:hashCode="VkXAbqRXSBFgL/" int2:id="SKVnklqk">
      <int2:state int2:value="Rejected" int2:type="AugLoop_Text_Critique"/>
    </int2:textHash>
    <int2:textHash int2:hashCode="wskbIX+gQWjRto" int2:id="SUmOnBLJ">
      <int2:state int2:value="Rejected" int2:type="AugLoop_Text_Critique"/>
    </int2:textHash>
    <int2:textHash int2:hashCode="+s3Z3zX9alqk+X" int2:id="SkJiT3Cg">
      <int2:state int2:value="Rejected" int2:type="AugLoop_Text_Critique"/>
    </int2:textHash>
    <int2:textHash int2:hashCode="/SMc8PG0mtiLNc" int2:id="UoEvK8El">
      <int2:state int2:value="Rejected" int2:type="AugLoop_Text_Critique"/>
    </int2:textHash>
    <int2:textHash int2:hashCode="cSaOWU3rj0/T64" int2:id="WmxCY2u9">
      <int2:state int2:value="Rejected" int2:type="AugLoop_Text_Critique"/>
    </int2:textHash>
    <int2:textHash int2:hashCode="ibwxF3OY0Lr+yG" int2:id="YtNkQurm">
      <int2:state int2:value="Rejected" int2:type="AugLoop_Text_Critique"/>
    </int2:textHash>
    <int2:textHash int2:hashCode="L6HlpE2aFEdOOv" int2:id="ZOvWHs9J">
      <int2:state int2:value="Rejected" int2:type="AugLoop_Text_Critique"/>
    </int2:textHash>
    <int2:textHash int2:hashCode="X/mIhKqhgwF4uZ" int2:id="ZvqsqMVB">
      <int2:state int2:value="Rejected" int2:type="AugLoop_Text_Critique"/>
    </int2:textHash>
    <int2:textHash int2:hashCode="8jmjvD05dbW27Q" int2:id="avCgWd0P">
      <int2:state int2:value="Rejected" int2:type="AugLoop_Text_Critique"/>
    </int2:textHash>
    <int2:textHash int2:hashCode="FYZUuXXWSV1v1u" int2:id="bahUpSIV">
      <int2:state int2:value="Rejected" int2:type="AugLoop_Text_Critique"/>
    </int2:textHash>
    <int2:textHash int2:hashCode="aoMIK0VU8DWP9H" int2:id="bdBYuU8C">
      <int2:state int2:value="Rejected" int2:type="AugLoop_Text_Critique"/>
    </int2:textHash>
    <int2:textHash int2:hashCode="4pD1SzSPr8BRTl" int2:id="bqZ1ovsk">
      <int2:state int2:value="Rejected" int2:type="AugLoop_Text_Critique"/>
    </int2:textHash>
    <int2:textHash int2:hashCode="IYqTwJGYX7/7F1" int2:id="dqDugjk9">
      <int2:state int2:value="Rejected" int2:type="AugLoop_Text_Critique"/>
    </int2:textHash>
    <int2:textHash int2:hashCode="JdL14E6u3nfmpb" int2:id="ekRp5EVA">
      <int2:state int2:value="Rejected" int2:type="AugLoop_Text_Critique"/>
    </int2:textHash>
    <int2:textHash int2:hashCode="BliY0pPnISU8M1" int2:id="fwOulcP8">
      <int2:state int2:value="Rejected" int2:type="AugLoop_Text_Critique"/>
    </int2:textHash>
    <int2:textHash int2:hashCode="ysF0MJ0Fthgiqy" int2:id="inoksgYo">
      <int2:state int2:value="Rejected" int2:type="AugLoop_Text_Critique"/>
    </int2:textHash>
    <int2:textHash int2:hashCode="CuYge359AV22rz" int2:id="ka94NyIN">
      <int2:state int2:value="Rejected" int2:type="AugLoop_Text_Critique"/>
    </int2:textHash>
    <int2:textHash int2:hashCode="pPQTvAtmXIeq+N" int2:id="nHezbiSb">
      <int2:state int2:value="Rejected" int2:type="AugLoop_Text_Critique"/>
    </int2:textHash>
    <int2:textHash int2:hashCode="VcY31rlsTwCMrB" int2:id="oc0vzykg">
      <int2:state int2:value="Rejected" int2:type="AugLoop_Text_Critique"/>
    </int2:textHash>
    <int2:textHash int2:hashCode="ShfYsJdFY1oO1O" int2:id="qIbEBptN">
      <int2:state int2:value="Rejected" int2:type="AugLoop_Text_Critique"/>
    </int2:textHash>
    <int2:textHash int2:hashCode="QwtJJ6PIHnKXYe" int2:id="rHTkxq0G">
      <int2:state int2:value="Rejected" int2:type="AugLoop_Text_Critique"/>
    </int2:textHash>
    <int2:textHash int2:hashCode="cGxxn67dYFW7R9" int2:id="siosZgg5">
      <int2:state int2:value="Rejected" int2:type="AugLoop_Text_Critique"/>
    </int2:textHash>
    <int2:textHash int2:hashCode="H4+rrnEvtxBL6J" int2:id="sn24Rp0f">
      <int2:state int2:value="Rejected" int2:type="AugLoop_Text_Critique"/>
    </int2:textHash>
    <int2:textHash int2:hashCode="4K1QPnuZeY0a+W" int2:id="sowpazQi">
      <int2:state int2:value="Rejected" int2:type="AugLoop_Text_Critique"/>
    </int2:textHash>
    <int2:textHash int2:hashCode="kESb3O42Zo8S0i" int2:id="xpJSnouO">
      <int2:state int2:value="Rejected" int2:type="AugLoop_Text_Critique"/>
    </int2:textHash>
    <int2:textHash int2:hashCode="22bitzoZJ1/3Fv" int2:id="y9AXv2TK">
      <int2:state int2:value="Rejected" int2:type="AugLoop_Text_Critique"/>
    </int2:textHash>
    <int2:textHash int2:hashCode="m4NV9QuWbFzGEd" int2:id="yOS6wKwf">
      <int2:state int2:value="Rejected" int2:type="AugLoop_Text_Critique"/>
    </int2:textHash>
    <int2:textHash int2:hashCode="3ONk/hB6qYt87d" int2:id="zwMLCPNf">
      <int2:state int2:value="Rejected" int2:type="AugLoop_Text_Critique"/>
    </int2:textHash>
    <int2:bookmark int2:bookmarkName="_Int_QxhrFbI6" int2:invalidationBookmarkName="" int2:hashCode="Xx6HpdH5C68oBv" int2:id="IGUEJK89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D524050"/>
    <w:lvl w:ilvl="0">
      <w:start w:val="1"/>
      <w:numFmt w:val="decimal"/>
      <w:pStyle w:val="ListNumber"/>
      <w:lvlText w:val="%1."/>
      <w:lvlJc w:val="left"/>
      <w:pPr>
        <w:tabs>
          <w:tab w:val="num" w:pos="450"/>
        </w:tabs>
        <w:ind w:left="450" w:hanging="360"/>
      </w:pPr>
    </w:lvl>
  </w:abstractNum>
  <w:abstractNum w:abstractNumId="1" w15:restartNumberingAfterBreak="0">
    <w:nsid w:val="03B72540"/>
    <w:multiLevelType w:val="hybridMultilevel"/>
    <w:tmpl w:val="5DD2B9DE"/>
    <w:lvl w:ilvl="0" w:tplc="DA847D2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5585FC8">
      <w:start w:val="1"/>
      <w:numFmt w:val="bullet"/>
      <w:pStyle w:val="ARBullet2"/>
      <w:lvlText w:val="-"/>
      <w:lvlJc w:val="left"/>
      <w:pPr>
        <w:tabs>
          <w:tab w:val="num" w:pos="648"/>
        </w:tabs>
        <w:ind w:left="648" w:hanging="36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627D8E"/>
    <w:multiLevelType w:val="multilevel"/>
    <w:tmpl w:val="25F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9372675"/>
    <w:multiLevelType w:val="hybridMultilevel"/>
    <w:tmpl w:val="EED03AAE"/>
    <w:lvl w:ilvl="0" w:tplc="70806AAA">
      <w:start w:val="1"/>
      <w:numFmt w:val="bullet"/>
      <w:pStyle w:val="ARBullet1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C7A0596">
      <w:start w:val="1"/>
      <w:numFmt w:val="bullet"/>
      <w:lvlText w:val="-"/>
      <w:lvlJc w:val="left"/>
      <w:pPr>
        <w:tabs>
          <w:tab w:val="num" w:pos="1440"/>
        </w:tabs>
        <w:ind w:left="1296" w:hanging="216"/>
      </w:pPr>
      <w:rPr>
        <w:rFonts w:hint="default" w:ascii="Symbol" w:hAnsi="Symbol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A26ABA"/>
    <w:multiLevelType w:val="hybridMultilevel"/>
    <w:tmpl w:val="8616967A"/>
    <w:lvl w:ilvl="0" w:tplc="4350DE82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9D0EB4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5C35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BE9B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DCC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2AFA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F298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D6B6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3AF4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2561A8"/>
    <w:multiLevelType w:val="multilevel"/>
    <w:tmpl w:val="718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A2DE3AD"/>
    <w:multiLevelType w:val="hybridMultilevel"/>
    <w:tmpl w:val="97CCECAE"/>
    <w:lvl w:ilvl="0" w:tplc="83108B10">
      <w:start w:val="1"/>
      <w:numFmt w:val="decimal"/>
      <w:lvlText w:val="%1."/>
      <w:lvlJc w:val="left"/>
      <w:pPr>
        <w:ind w:left="1080" w:hanging="360"/>
      </w:pPr>
      <w:rPr>
        <w:rFonts w:hint="default" w:ascii="Calibri" w:hAnsi="Calibri"/>
      </w:rPr>
    </w:lvl>
    <w:lvl w:ilvl="1" w:tplc="552E53CC">
      <w:start w:val="1"/>
      <w:numFmt w:val="lowerLetter"/>
      <w:lvlText w:val="%2."/>
      <w:lvlJc w:val="left"/>
      <w:pPr>
        <w:ind w:left="1440" w:hanging="360"/>
      </w:pPr>
    </w:lvl>
    <w:lvl w:ilvl="2" w:tplc="3EA6CF8A">
      <w:start w:val="1"/>
      <w:numFmt w:val="lowerRoman"/>
      <w:lvlText w:val="%3."/>
      <w:lvlJc w:val="right"/>
      <w:pPr>
        <w:ind w:left="2160" w:hanging="180"/>
      </w:pPr>
    </w:lvl>
    <w:lvl w:ilvl="3" w:tplc="70C6C870">
      <w:start w:val="1"/>
      <w:numFmt w:val="decimal"/>
      <w:lvlText w:val="%4."/>
      <w:lvlJc w:val="left"/>
      <w:pPr>
        <w:ind w:left="2880" w:hanging="360"/>
      </w:pPr>
    </w:lvl>
    <w:lvl w:ilvl="4" w:tplc="FD984C40">
      <w:start w:val="1"/>
      <w:numFmt w:val="lowerLetter"/>
      <w:lvlText w:val="%5."/>
      <w:lvlJc w:val="left"/>
      <w:pPr>
        <w:ind w:left="3600" w:hanging="360"/>
      </w:pPr>
    </w:lvl>
    <w:lvl w:ilvl="5" w:tplc="AF3AD88E">
      <w:start w:val="1"/>
      <w:numFmt w:val="lowerRoman"/>
      <w:lvlText w:val="%6."/>
      <w:lvlJc w:val="right"/>
      <w:pPr>
        <w:ind w:left="4320" w:hanging="180"/>
      </w:pPr>
    </w:lvl>
    <w:lvl w:ilvl="6" w:tplc="3D9CEF5E">
      <w:start w:val="1"/>
      <w:numFmt w:val="decimal"/>
      <w:lvlText w:val="%7."/>
      <w:lvlJc w:val="left"/>
      <w:pPr>
        <w:ind w:left="5040" w:hanging="360"/>
      </w:pPr>
    </w:lvl>
    <w:lvl w:ilvl="7" w:tplc="9496D166">
      <w:start w:val="1"/>
      <w:numFmt w:val="lowerLetter"/>
      <w:lvlText w:val="%8."/>
      <w:lvlJc w:val="left"/>
      <w:pPr>
        <w:ind w:left="5760" w:hanging="360"/>
      </w:pPr>
    </w:lvl>
    <w:lvl w:ilvl="8" w:tplc="D9A07C4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09934"/>
    <w:multiLevelType w:val="hybridMultilevel"/>
    <w:tmpl w:val="A6D25F72"/>
    <w:lvl w:ilvl="0" w:tplc="F3B640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58FB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C88B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70C2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0037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2E0E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D40A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E07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709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D55415B"/>
    <w:multiLevelType w:val="hybridMultilevel"/>
    <w:tmpl w:val="12A8052A"/>
    <w:lvl w:ilvl="0" w:tplc="7A2664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46CCF6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872072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5C86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40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7AF2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EA9D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1258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B0E6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F013EB1"/>
    <w:multiLevelType w:val="hybridMultilevel"/>
    <w:tmpl w:val="905E06F4"/>
    <w:lvl w:ilvl="0" w:tplc="8D74041C">
      <w:start w:val="1"/>
      <w:numFmt w:val="bullet"/>
      <w:pStyle w:val="AvayaBullet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296" w:hanging="216"/>
      </w:pPr>
      <w:rPr>
        <w:rFonts w:hint="default" w:ascii="Courier New" w:hAnsi="Courier New" w:cs="Courier New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F79534C"/>
    <w:multiLevelType w:val="hybridMultilevel"/>
    <w:tmpl w:val="B3E6F74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09319F4"/>
    <w:multiLevelType w:val="multilevel"/>
    <w:tmpl w:val="9A0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0F53141"/>
    <w:multiLevelType w:val="hybridMultilevel"/>
    <w:tmpl w:val="2794C100"/>
    <w:lvl w:ilvl="0" w:tplc="9C609EEC">
      <w:start w:val="1"/>
      <w:numFmt w:val="bullet"/>
      <w:pStyle w:val="CQSBul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1B42166"/>
    <w:multiLevelType w:val="hybridMultilevel"/>
    <w:tmpl w:val="7D362412"/>
    <w:lvl w:ilvl="0" w:tplc="0FA0D7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5408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B2F0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1CB9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0A80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3A6A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5EAC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5450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2671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2C82F97"/>
    <w:multiLevelType w:val="multilevel"/>
    <w:tmpl w:val="E098D0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5" w15:restartNumberingAfterBreak="0">
    <w:nsid w:val="183273AD"/>
    <w:multiLevelType w:val="multilevel"/>
    <w:tmpl w:val="E52A14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6" w15:restartNumberingAfterBreak="0">
    <w:nsid w:val="2A523945"/>
    <w:multiLevelType w:val="hybridMultilevel"/>
    <w:tmpl w:val="405A245A"/>
    <w:lvl w:ilvl="0" w:tplc="586A4C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CDCDCC0">
      <w:start w:val="1"/>
      <w:numFmt w:val="bullet"/>
      <w:pStyle w:val="WZBullet2"/>
      <w:lvlText w:val="­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6C99A">
      <w:start w:val="1"/>
      <w:numFmt w:val="decimal"/>
      <w:pStyle w:val="WZNumBul1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B04182B"/>
    <w:multiLevelType w:val="hybridMultilevel"/>
    <w:tmpl w:val="9FC26262"/>
    <w:lvl w:ilvl="0" w:tplc="C0B0BE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BCC0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92B6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C95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ACA8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611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5C39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38DE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6A44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B186F6E"/>
    <w:multiLevelType w:val="multilevel"/>
    <w:tmpl w:val="4F7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2FCF23ED"/>
    <w:multiLevelType w:val="hybridMultilevel"/>
    <w:tmpl w:val="A30EC5F0"/>
    <w:lvl w:ilvl="0" w:tplc="2A127C74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CFA81D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58B7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D0AA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4FB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AE51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DA06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9C39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0DE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52C8EC9"/>
    <w:multiLevelType w:val="hybridMultilevel"/>
    <w:tmpl w:val="1E04091E"/>
    <w:lvl w:ilvl="0" w:tplc="1F92A8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A6A55A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FB28C2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CE1A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66DF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EC0E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12D9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FC79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2C39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7EB63B6"/>
    <w:multiLevelType w:val="multilevel"/>
    <w:tmpl w:val="18107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2" w15:restartNumberingAfterBreak="0">
    <w:nsid w:val="39BD47A6"/>
    <w:multiLevelType w:val="singleLevel"/>
    <w:tmpl w:val="79A88BB8"/>
    <w:lvl w:ilvl="0">
      <w:start w:val="1"/>
      <w:numFmt w:val="bullet"/>
      <w:pStyle w:val="Bullet1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/>
      </w:rPr>
    </w:lvl>
  </w:abstractNum>
  <w:abstractNum w:abstractNumId="23" w15:restartNumberingAfterBreak="0">
    <w:nsid w:val="3E96333C"/>
    <w:multiLevelType w:val="hybridMultilevel"/>
    <w:tmpl w:val="AA421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23196B"/>
    <w:multiLevelType w:val="multilevel"/>
    <w:tmpl w:val="2B7EEDB2"/>
    <w:lvl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4A52451"/>
    <w:multiLevelType w:val="singleLevel"/>
    <w:tmpl w:val="331638AE"/>
    <w:lvl w:ilvl="0">
      <w:start w:val="1"/>
      <w:numFmt w:val="bullet"/>
      <w:pStyle w:val="bullettigh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6" w15:restartNumberingAfterBreak="0">
    <w:nsid w:val="44F064C1"/>
    <w:multiLevelType w:val="multilevel"/>
    <w:tmpl w:val="73A6422A"/>
    <w:lvl w:ilvl="0">
      <w:start w:val="1"/>
      <w:numFmt w:val="decimal"/>
      <w:pStyle w:val="LWHead1"/>
      <w:isLgl/>
      <w:lvlText w:val="%1."/>
      <w:lvlJc w:val="left"/>
      <w:pPr>
        <w:tabs>
          <w:tab w:val="num" w:pos="719"/>
        </w:tabs>
        <w:ind w:left="719" w:hanging="720"/>
      </w:pPr>
      <w:rPr>
        <w:rFonts w:hint="default" w:ascii="Garamond" w:hAnsi="Garamond" w:cs="Arial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pStyle w:val="LWHead2"/>
      <w:lvlText w:val="%1.%2"/>
      <w:lvlJc w:val="left"/>
      <w:pPr>
        <w:tabs>
          <w:tab w:val="num" w:pos="737"/>
        </w:tabs>
        <w:ind w:left="737" w:hanging="737"/>
      </w:pPr>
      <w:rPr>
        <w:rFonts w:hint="default" w:ascii="Garamond" w:hAnsi="Garamond"/>
        <w:b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2">
      <w:start w:val="1"/>
      <w:numFmt w:val="decimal"/>
      <w:pStyle w:val="StyleLWHead3Before6ptAfter6pt2"/>
      <w:lvlText w:val="%1.%2.%3"/>
      <w:lvlJc w:val="left"/>
      <w:pPr>
        <w:tabs>
          <w:tab w:val="num" w:pos="1418"/>
        </w:tabs>
        <w:ind w:left="1418" w:hanging="681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3">
      <w:start w:val="1"/>
      <w:numFmt w:val="lowerLetter"/>
      <w:pStyle w:val="LWHead4"/>
      <w:lvlText w:val="(%4)"/>
      <w:lvlJc w:val="left"/>
      <w:pPr>
        <w:tabs>
          <w:tab w:val="num" w:pos="2159"/>
        </w:tabs>
        <w:ind w:left="215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4">
      <w:start w:val="1"/>
      <w:numFmt w:val="lowerRoman"/>
      <w:pStyle w:val="LWHead5"/>
      <w:lvlText w:val="(%5)"/>
      <w:lvlJc w:val="left"/>
      <w:pPr>
        <w:tabs>
          <w:tab w:val="num" w:pos="2879"/>
        </w:tabs>
        <w:ind w:left="287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5">
      <w:start w:val="1"/>
      <w:numFmt w:val="upperLetter"/>
      <w:lvlText w:val="(%6)"/>
      <w:lvlJc w:val="left"/>
      <w:pPr>
        <w:tabs>
          <w:tab w:val="num" w:pos="3599"/>
        </w:tabs>
        <w:ind w:left="359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6">
      <w:start w:val="1"/>
      <w:numFmt w:val="decimal"/>
      <w:lvlText w:val="(%7)"/>
      <w:lvlJc w:val="left"/>
      <w:pPr>
        <w:tabs>
          <w:tab w:val="num" w:pos="4319"/>
        </w:tabs>
        <w:ind w:left="431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7">
      <w:start w:val="1"/>
      <w:numFmt w:val="upperRoman"/>
      <w:lvlText w:val="(%8)"/>
      <w:lvlJc w:val="left"/>
      <w:pPr>
        <w:tabs>
          <w:tab w:val="num" w:pos="5039"/>
        </w:tabs>
        <w:ind w:left="719" w:firstLine="360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8">
      <w:start w:val="1"/>
      <w:numFmt w:val="decimal"/>
      <w:lvlText w:val="(%9)"/>
      <w:lvlJc w:val="left"/>
      <w:pPr>
        <w:tabs>
          <w:tab w:val="num" w:pos="3959"/>
        </w:tabs>
        <w:ind w:left="1583" w:firstLine="2016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</w:abstractNum>
  <w:abstractNum w:abstractNumId="27" w15:restartNumberingAfterBreak="0">
    <w:nsid w:val="45BF6A07"/>
    <w:multiLevelType w:val="hybridMultilevel"/>
    <w:tmpl w:val="6888A1CA"/>
    <w:lvl w:ilvl="0" w:tplc="0C090001">
      <w:start w:val="1"/>
      <w:numFmt w:val="bullet"/>
      <w:pStyle w:val="WZBullet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99065C2"/>
    <w:multiLevelType w:val="multilevel"/>
    <w:tmpl w:val="367699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9" w15:restartNumberingAfterBreak="0">
    <w:nsid w:val="50E2434C"/>
    <w:multiLevelType w:val="hybridMultilevel"/>
    <w:tmpl w:val="A538081E"/>
    <w:lvl w:ilvl="0" w:tplc="AF98DD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B095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7860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FCD7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D8E7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D2F5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3078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66FE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4402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4947F40"/>
    <w:multiLevelType w:val="multilevel"/>
    <w:tmpl w:val="FAC62F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1" w15:restartNumberingAfterBreak="0">
    <w:nsid w:val="59850505"/>
    <w:multiLevelType w:val="hybridMultilevel"/>
    <w:tmpl w:val="8C20476A"/>
    <w:lvl w:ilvl="0" w:tplc="0C090003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pStyle w:val="ARBullet3"/>
      <w:lvlText w:val=""/>
      <w:lvlJc w:val="left"/>
      <w:pPr>
        <w:tabs>
          <w:tab w:val="num" w:pos="576"/>
        </w:tabs>
        <w:ind w:left="576" w:hanging="288"/>
      </w:pPr>
      <w:rPr>
        <w:rFonts w:hint="default" w:ascii="Wingdings" w:hAnsi="Wingdings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7160260"/>
    <w:multiLevelType w:val="hybridMultilevel"/>
    <w:tmpl w:val="0E10F592"/>
    <w:lvl w:ilvl="0" w:tplc="A6AEFA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9A43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1AC6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E211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E67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FE26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501E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30BC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CFB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C886605"/>
    <w:multiLevelType w:val="hybridMultilevel"/>
    <w:tmpl w:val="F62A7432"/>
    <w:lvl w:ilvl="0" w:tplc="0409001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pStyle w:val="WZBullet3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FD102C0"/>
    <w:multiLevelType w:val="multilevel"/>
    <w:tmpl w:val="7C24DF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5" w15:restartNumberingAfterBreak="0">
    <w:nsid w:val="7041461C"/>
    <w:multiLevelType w:val="hybridMultilevel"/>
    <w:tmpl w:val="45342D08"/>
    <w:lvl w:ilvl="0" w:tplc="04090001">
      <w:start w:val="1"/>
      <w:numFmt w:val="decimal"/>
      <w:pStyle w:val="ARNum"/>
      <w:lvlText w:val="%1."/>
      <w:lvlJc w:val="left"/>
      <w:pPr>
        <w:tabs>
          <w:tab w:val="num" w:pos="360"/>
        </w:tabs>
        <w:ind w:left="288" w:hanging="288"/>
      </w:pPr>
      <w:rPr>
        <w:rFonts w:hint="default" w:ascii="Times New Roman" w:hAnsi="Times New Roman"/>
        <w:b w:val="0"/>
        <w:i w:val="0"/>
        <w:color w:val="auto"/>
        <w:sz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78D940B"/>
    <w:multiLevelType w:val="multilevel"/>
    <w:tmpl w:val="3B2EB80E"/>
    <w:lvl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8B2943D"/>
    <w:multiLevelType w:val="hybridMultilevel"/>
    <w:tmpl w:val="7AAA3E64"/>
    <w:lvl w:ilvl="0" w:tplc="D34EED0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FAEE40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A63A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5AEF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B63C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6E8C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8821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B0DC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501E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A141EAD"/>
    <w:multiLevelType w:val="multilevel"/>
    <w:tmpl w:val="2EB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58488596">
    <w:abstractNumId w:val="17"/>
  </w:num>
  <w:num w:numId="2" w16cid:durableId="681201169">
    <w:abstractNumId w:val="19"/>
  </w:num>
  <w:num w:numId="3" w16cid:durableId="1836996611">
    <w:abstractNumId w:val="36"/>
  </w:num>
  <w:num w:numId="4" w16cid:durableId="1451045425">
    <w:abstractNumId w:val="37"/>
  </w:num>
  <w:num w:numId="5" w16cid:durableId="1755544074">
    <w:abstractNumId w:val="24"/>
  </w:num>
  <w:num w:numId="6" w16cid:durableId="61952547">
    <w:abstractNumId w:val="4"/>
  </w:num>
  <w:num w:numId="7" w16cid:durableId="1925144589">
    <w:abstractNumId w:val="13"/>
  </w:num>
  <w:num w:numId="8" w16cid:durableId="25910052">
    <w:abstractNumId w:val="7"/>
  </w:num>
  <w:num w:numId="9" w16cid:durableId="1394622803">
    <w:abstractNumId w:val="32"/>
  </w:num>
  <w:num w:numId="10" w16cid:durableId="1858156160">
    <w:abstractNumId w:val="20"/>
  </w:num>
  <w:num w:numId="11" w16cid:durableId="1210726191">
    <w:abstractNumId w:val="8"/>
  </w:num>
  <w:num w:numId="12" w16cid:durableId="1360205250">
    <w:abstractNumId w:val="29"/>
  </w:num>
  <w:num w:numId="13" w16cid:durableId="1907884699">
    <w:abstractNumId w:val="6"/>
  </w:num>
  <w:num w:numId="14" w16cid:durableId="1771318407">
    <w:abstractNumId w:val="3"/>
  </w:num>
  <w:num w:numId="15" w16cid:durableId="618992549">
    <w:abstractNumId w:val="1"/>
  </w:num>
  <w:num w:numId="16" w16cid:durableId="807622864">
    <w:abstractNumId w:val="35"/>
    <w:lvlOverride w:ilvl="0">
      <w:startOverride w:val="1"/>
    </w:lvlOverride>
  </w:num>
  <w:num w:numId="17" w16cid:durableId="184833288">
    <w:abstractNumId w:val="31"/>
  </w:num>
  <w:num w:numId="18" w16cid:durableId="1685588671">
    <w:abstractNumId w:val="27"/>
  </w:num>
  <w:num w:numId="19" w16cid:durableId="1493519094">
    <w:abstractNumId w:val="16"/>
    <w:lvlOverride w:ilvl="0">
      <w:startOverride w:val="1"/>
    </w:lvlOverride>
  </w:num>
  <w:num w:numId="20" w16cid:durableId="1249584935">
    <w:abstractNumId w:val="33"/>
  </w:num>
  <w:num w:numId="21" w16cid:durableId="1218860333">
    <w:abstractNumId w:val="12"/>
  </w:num>
  <w:num w:numId="22" w16cid:durableId="1680309711">
    <w:abstractNumId w:val="0"/>
  </w:num>
  <w:num w:numId="23" w16cid:durableId="1619683183">
    <w:abstractNumId w:val="25"/>
  </w:num>
  <w:num w:numId="24" w16cid:durableId="77243678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82243476">
    <w:abstractNumId w:val="22"/>
  </w:num>
  <w:num w:numId="26" w16cid:durableId="114325526">
    <w:abstractNumId w:val="9"/>
  </w:num>
  <w:num w:numId="27" w16cid:durableId="1374111140">
    <w:abstractNumId w:val="23"/>
  </w:num>
  <w:num w:numId="28" w16cid:durableId="1388216252">
    <w:abstractNumId w:val="21"/>
  </w:num>
  <w:num w:numId="29" w16cid:durableId="399711255">
    <w:abstractNumId w:val="15"/>
  </w:num>
  <w:num w:numId="30" w16cid:durableId="1386758393">
    <w:abstractNumId w:val="30"/>
  </w:num>
  <w:num w:numId="31" w16cid:durableId="1790665958">
    <w:abstractNumId w:val="28"/>
  </w:num>
  <w:num w:numId="32" w16cid:durableId="418721954">
    <w:abstractNumId w:val="34"/>
  </w:num>
  <w:num w:numId="33" w16cid:durableId="1499692198">
    <w:abstractNumId w:val="14"/>
  </w:num>
  <w:num w:numId="34" w16cid:durableId="873347795">
    <w:abstractNumId w:val="11"/>
  </w:num>
  <w:num w:numId="35" w16cid:durableId="790784257">
    <w:abstractNumId w:val="38"/>
  </w:num>
  <w:num w:numId="36" w16cid:durableId="1688215223">
    <w:abstractNumId w:val="5"/>
  </w:num>
  <w:num w:numId="37" w16cid:durableId="450441216">
    <w:abstractNumId w:val="2"/>
  </w:num>
  <w:num w:numId="38" w16cid:durableId="251820271">
    <w:abstractNumId w:val="18"/>
  </w:num>
  <w:num w:numId="39" w16cid:durableId="625311205">
    <w:abstractNumId w:val="10"/>
  </w:num>
  <w:numIdMacAtCleanup w:val="25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ohith N">
    <w15:presenceInfo w15:providerId="AD" w15:userId="S::ln@thrivewelltech.com::5ed6037d-d3ad-4d17-9d5f-ef031559a8e3"/>
  </w15:person>
  <w15:person w15:author="Lohith N">
    <w15:presenceInfo w15:providerId="AD" w15:userId="S::ln@thrivewelltech.com::5ed6037d-d3ad-4d17-9d5f-ef031559a8e3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ctiveWritingStyle w:lang="en-IN" w:vendorID="64" w:dllVersion="0" w:nlCheck="1" w:checkStyle="0" w:appName="MSWord"/>
  <w:attachedTemplate r:id="rId1"/>
  <w:linkStyles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ocumentProtection w:formatting="1" w:enforcement="0"/>
  <w:defaultTabStop w:val="86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on="f" color="white"/>
      <v:stroke on="f"/>
      <o:colormru v:ext="edit" colors="#369,#36c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96"/>
    <w:rsid w:val="000004EB"/>
    <w:rsid w:val="0000084F"/>
    <w:rsid w:val="000008E4"/>
    <w:rsid w:val="00000A70"/>
    <w:rsid w:val="00000AA6"/>
    <w:rsid w:val="00000B9E"/>
    <w:rsid w:val="00000BA8"/>
    <w:rsid w:val="00001399"/>
    <w:rsid w:val="0000149C"/>
    <w:rsid w:val="000016EA"/>
    <w:rsid w:val="00001B3A"/>
    <w:rsid w:val="00001E9C"/>
    <w:rsid w:val="000021A1"/>
    <w:rsid w:val="000021F1"/>
    <w:rsid w:val="00002230"/>
    <w:rsid w:val="0000242D"/>
    <w:rsid w:val="00002687"/>
    <w:rsid w:val="000026E3"/>
    <w:rsid w:val="00002749"/>
    <w:rsid w:val="000030F3"/>
    <w:rsid w:val="000036C1"/>
    <w:rsid w:val="00003E15"/>
    <w:rsid w:val="0000482A"/>
    <w:rsid w:val="00004E27"/>
    <w:rsid w:val="00004F80"/>
    <w:rsid w:val="00005223"/>
    <w:rsid w:val="000058F8"/>
    <w:rsid w:val="00005F0D"/>
    <w:rsid w:val="00006043"/>
    <w:rsid w:val="00006301"/>
    <w:rsid w:val="000065D2"/>
    <w:rsid w:val="000065F9"/>
    <w:rsid w:val="0000679B"/>
    <w:rsid w:val="00007175"/>
    <w:rsid w:val="00007292"/>
    <w:rsid w:val="000074CF"/>
    <w:rsid w:val="00007937"/>
    <w:rsid w:val="00007F0B"/>
    <w:rsid w:val="0001004D"/>
    <w:rsid w:val="000102D5"/>
    <w:rsid w:val="000106F5"/>
    <w:rsid w:val="00010719"/>
    <w:rsid w:val="00010915"/>
    <w:rsid w:val="00010D46"/>
    <w:rsid w:val="00010FCE"/>
    <w:rsid w:val="0001104A"/>
    <w:rsid w:val="0001117A"/>
    <w:rsid w:val="000111DA"/>
    <w:rsid w:val="0001179C"/>
    <w:rsid w:val="0001192E"/>
    <w:rsid w:val="00011F12"/>
    <w:rsid w:val="00011F6B"/>
    <w:rsid w:val="00012A4E"/>
    <w:rsid w:val="00012D81"/>
    <w:rsid w:val="000135E9"/>
    <w:rsid w:val="00013F05"/>
    <w:rsid w:val="00014700"/>
    <w:rsid w:val="00014736"/>
    <w:rsid w:val="00014A71"/>
    <w:rsid w:val="00014EFC"/>
    <w:rsid w:val="00014F22"/>
    <w:rsid w:val="00015376"/>
    <w:rsid w:val="000158B2"/>
    <w:rsid w:val="00015A92"/>
    <w:rsid w:val="00015D04"/>
    <w:rsid w:val="00016239"/>
    <w:rsid w:val="000165A5"/>
    <w:rsid w:val="00016A1A"/>
    <w:rsid w:val="00016CDD"/>
    <w:rsid w:val="00016DB1"/>
    <w:rsid w:val="0001714E"/>
    <w:rsid w:val="00017280"/>
    <w:rsid w:val="000173B7"/>
    <w:rsid w:val="000174D6"/>
    <w:rsid w:val="00017569"/>
    <w:rsid w:val="000177EB"/>
    <w:rsid w:val="00017CC5"/>
    <w:rsid w:val="00017DBA"/>
    <w:rsid w:val="000201B1"/>
    <w:rsid w:val="000207BF"/>
    <w:rsid w:val="0002092F"/>
    <w:rsid w:val="00020DDD"/>
    <w:rsid w:val="0002110F"/>
    <w:rsid w:val="00021415"/>
    <w:rsid w:val="0002158D"/>
    <w:rsid w:val="000215E0"/>
    <w:rsid w:val="000218A8"/>
    <w:rsid w:val="00021C22"/>
    <w:rsid w:val="00021DD8"/>
    <w:rsid w:val="00021E3B"/>
    <w:rsid w:val="00021ED2"/>
    <w:rsid w:val="000223CC"/>
    <w:rsid w:val="0002254D"/>
    <w:rsid w:val="00022799"/>
    <w:rsid w:val="00022964"/>
    <w:rsid w:val="00022C74"/>
    <w:rsid w:val="000238BC"/>
    <w:rsid w:val="00023979"/>
    <w:rsid w:val="00023B2E"/>
    <w:rsid w:val="00023C4E"/>
    <w:rsid w:val="00023E9E"/>
    <w:rsid w:val="00023F5A"/>
    <w:rsid w:val="00024536"/>
    <w:rsid w:val="00024903"/>
    <w:rsid w:val="00025297"/>
    <w:rsid w:val="0002555B"/>
    <w:rsid w:val="00025900"/>
    <w:rsid w:val="00025A95"/>
    <w:rsid w:val="00025EC6"/>
    <w:rsid w:val="00026CAE"/>
    <w:rsid w:val="00026D06"/>
    <w:rsid w:val="00027BA4"/>
    <w:rsid w:val="00027C7B"/>
    <w:rsid w:val="00027DC0"/>
    <w:rsid w:val="000304FE"/>
    <w:rsid w:val="0003107B"/>
    <w:rsid w:val="00031154"/>
    <w:rsid w:val="000313DE"/>
    <w:rsid w:val="0003148F"/>
    <w:rsid w:val="00031762"/>
    <w:rsid w:val="00031D3A"/>
    <w:rsid w:val="0003248E"/>
    <w:rsid w:val="00032A73"/>
    <w:rsid w:val="00032E9A"/>
    <w:rsid w:val="00032EB6"/>
    <w:rsid w:val="00032FC6"/>
    <w:rsid w:val="00033B01"/>
    <w:rsid w:val="000342EA"/>
    <w:rsid w:val="00034D9C"/>
    <w:rsid w:val="00034E75"/>
    <w:rsid w:val="00034F57"/>
    <w:rsid w:val="000351A5"/>
    <w:rsid w:val="00035365"/>
    <w:rsid w:val="000355BF"/>
    <w:rsid w:val="000359F4"/>
    <w:rsid w:val="00035E81"/>
    <w:rsid w:val="000368D6"/>
    <w:rsid w:val="00036ECE"/>
    <w:rsid w:val="00037452"/>
    <w:rsid w:val="00037695"/>
    <w:rsid w:val="000379F5"/>
    <w:rsid w:val="00037E04"/>
    <w:rsid w:val="0004045F"/>
    <w:rsid w:val="00040567"/>
    <w:rsid w:val="000405DE"/>
    <w:rsid w:val="00040735"/>
    <w:rsid w:val="000409C9"/>
    <w:rsid w:val="000409E4"/>
    <w:rsid w:val="00040B42"/>
    <w:rsid w:val="000419CF"/>
    <w:rsid w:val="00041BE6"/>
    <w:rsid w:val="00041DF3"/>
    <w:rsid w:val="00041F34"/>
    <w:rsid w:val="00041FC4"/>
    <w:rsid w:val="00042192"/>
    <w:rsid w:val="000426BA"/>
    <w:rsid w:val="00042F6D"/>
    <w:rsid w:val="000430E8"/>
    <w:rsid w:val="000433C7"/>
    <w:rsid w:val="00043A9A"/>
    <w:rsid w:val="00043F9A"/>
    <w:rsid w:val="0004427D"/>
    <w:rsid w:val="000445E0"/>
    <w:rsid w:val="00044831"/>
    <w:rsid w:val="00044C13"/>
    <w:rsid w:val="00044CB5"/>
    <w:rsid w:val="00044D4B"/>
    <w:rsid w:val="00044F4A"/>
    <w:rsid w:val="0004513C"/>
    <w:rsid w:val="00045470"/>
    <w:rsid w:val="00045919"/>
    <w:rsid w:val="00045EE6"/>
    <w:rsid w:val="00046126"/>
    <w:rsid w:val="000463B8"/>
    <w:rsid w:val="0004686A"/>
    <w:rsid w:val="00046B6A"/>
    <w:rsid w:val="0004715D"/>
    <w:rsid w:val="00047214"/>
    <w:rsid w:val="00047494"/>
    <w:rsid w:val="00047CDE"/>
    <w:rsid w:val="00050F1C"/>
    <w:rsid w:val="0005133B"/>
    <w:rsid w:val="000514C6"/>
    <w:rsid w:val="000516A4"/>
    <w:rsid w:val="000516AF"/>
    <w:rsid w:val="00051CFC"/>
    <w:rsid w:val="00051DBB"/>
    <w:rsid w:val="0005250B"/>
    <w:rsid w:val="00052516"/>
    <w:rsid w:val="000526EF"/>
    <w:rsid w:val="00052790"/>
    <w:rsid w:val="000528D1"/>
    <w:rsid w:val="00052D59"/>
    <w:rsid w:val="00052F9A"/>
    <w:rsid w:val="000532D9"/>
    <w:rsid w:val="00053D2A"/>
    <w:rsid w:val="0005414A"/>
    <w:rsid w:val="00054C26"/>
    <w:rsid w:val="00054EBD"/>
    <w:rsid w:val="0005530F"/>
    <w:rsid w:val="000557AF"/>
    <w:rsid w:val="00055C3B"/>
    <w:rsid w:val="00055C3D"/>
    <w:rsid w:val="0005611B"/>
    <w:rsid w:val="000562FE"/>
    <w:rsid w:val="000564F1"/>
    <w:rsid w:val="0005668D"/>
    <w:rsid w:val="00056C38"/>
    <w:rsid w:val="00056DAA"/>
    <w:rsid w:val="00056F31"/>
    <w:rsid w:val="000577E4"/>
    <w:rsid w:val="00057D7D"/>
    <w:rsid w:val="0006010A"/>
    <w:rsid w:val="000601EA"/>
    <w:rsid w:val="00060317"/>
    <w:rsid w:val="000603CA"/>
    <w:rsid w:val="000608FD"/>
    <w:rsid w:val="00060BD8"/>
    <w:rsid w:val="00061144"/>
    <w:rsid w:val="00061483"/>
    <w:rsid w:val="00061849"/>
    <w:rsid w:val="00061DB5"/>
    <w:rsid w:val="00061F7D"/>
    <w:rsid w:val="00062047"/>
    <w:rsid w:val="000621D3"/>
    <w:rsid w:val="0006239D"/>
    <w:rsid w:val="0006243A"/>
    <w:rsid w:val="00062837"/>
    <w:rsid w:val="00062915"/>
    <w:rsid w:val="00062B68"/>
    <w:rsid w:val="00063395"/>
    <w:rsid w:val="0006347C"/>
    <w:rsid w:val="00063576"/>
    <w:rsid w:val="00063DD5"/>
    <w:rsid w:val="00063E67"/>
    <w:rsid w:val="00064367"/>
    <w:rsid w:val="000643F4"/>
    <w:rsid w:val="000645EE"/>
    <w:rsid w:val="00064734"/>
    <w:rsid w:val="000649C8"/>
    <w:rsid w:val="000649CE"/>
    <w:rsid w:val="00064CD6"/>
    <w:rsid w:val="00064D2B"/>
    <w:rsid w:val="00064E74"/>
    <w:rsid w:val="00065232"/>
    <w:rsid w:val="00065952"/>
    <w:rsid w:val="0006599C"/>
    <w:rsid w:val="00066055"/>
    <w:rsid w:val="00066529"/>
    <w:rsid w:val="00066654"/>
    <w:rsid w:val="00066BE7"/>
    <w:rsid w:val="00066FBB"/>
    <w:rsid w:val="000675B2"/>
    <w:rsid w:val="00067759"/>
    <w:rsid w:val="000678E9"/>
    <w:rsid w:val="00067DBC"/>
    <w:rsid w:val="00070528"/>
    <w:rsid w:val="000707D3"/>
    <w:rsid w:val="00070E7F"/>
    <w:rsid w:val="00070F90"/>
    <w:rsid w:val="00071320"/>
    <w:rsid w:val="00071A77"/>
    <w:rsid w:val="00072282"/>
    <w:rsid w:val="000722C1"/>
    <w:rsid w:val="000722CC"/>
    <w:rsid w:val="00072DF0"/>
    <w:rsid w:val="0007305E"/>
    <w:rsid w:val="000730F8"/>
    <w:rsid w:val="0007320C"/>
    <w:rsid w:val="00073225"/>
    <w:rsid w:val="0007399E"/>
    <w:rsid w:val="00073DF0"/>
    <w:rsid w:val="00073E24"/>
    <w:rsid w:val="00073F11"/>
    <w:rsid w:val="0007405C"/>
    <w:rsid w:val="000743E4"/>
    <w:rsid w:val="000743FA"/>
    <w:rsid w:val="000750B7"/>
    <w:rsid w:val="000755F2"/>
    <w:rsid w:val="0007588F"/>
    <w:rsid w:val="00075E09"/>
    <w:rsid w:val="00076862"/>
    <w:rsid w:val="00080044"/>
    <w:rsid w:val="00080287"/>
    <w:rsid w:val="00080A53"/>
    <w:rsid w:val="00080A98"/>
    <w:rsid w:val="000813CE"/>
    <w:rsid w:val="00081630"/>
    <w:rsid w:val="00081A7D"/>
    <w:rsid w:val="000823E8"/>
    <w:rsid w:val="000826D8"/>
    <w:rsid w:val="0008271A"/>
    <w:rsid w:val="00082C0F"/>
    <w:rsid w:val="00082D73"/>
    <w:rsid w:val="000838F9"/>
    <w:rsid w:val="00083A74"/>
    <w:rsid w:val="00083E0E"/>
    <w:rsid w:val="00084201"/>
    <w:rsid w:val="000842DB"/>
    <w:rsid w:val="000846B9"/>
    <w:rsid w:val="000846ED"/>
    <w:rsid w:val="00084A98"/>
    <w:rsid w:val="00084DD1"/>
    <w:rsid w:val="000850B1"/>
    <w:rsid w:val="000851E7"/>
    <w:rsid w:val="00085B28"/>
    <w:rsid w:val="00085E88"/>
    <w:rsid w:val="0008627E"/>
    <w:rsid w:val="000863DF"/>
    <w:rsid w:val="0008667B"/>
    <w:rsid w:val="000867F5"/>
    <w:rsid w:val="00086D92"/>
    <w:rsid w:val="00086FB4"/>
    <w:rsid w:val="000871A5"/>
    <w:rsid w:val="0008755F"/>
    <w:rsid w:val="00087912"/>
    <w:rsid w:val="00087C97"/>
    <w:rsid w:val="00087FEC"/>
    <w:rsid w:val="00090375"/>
    <w:rsid w:val="00090721"/>
    <w:rsid w:val="000907FD"/>
    <w:rsid w:val="00090AC6"/>
    <w:rsid w:val="000914B3"/>
    <w:rsid w:val="00091B65"/>
    <w:rsid w:val="00091BA2"/>
    <w:rsid w:val="00091C52"/>
    <w:rsid w:val="00091C9D"/>
    <w:rsid w:val="00091E2D"/>
    <w:rsid w:val="00091FBF"/>
    <w:rsid w:val="00092072"/>
    <w:rsid w:val="00092340"/>
    <w:rsid w:val="000924D4"/>
    <w:rsid w:val="000924E3"/>
    <w:rsid w:val="000930A6"/>
    <w:rsid w:val="00093372"/>
    <w:rsid w:val="0009353F"/>
    <w:rsid w:val="00093666"/>
    <w:rsid w:val="0009390A"/>
    <w:rsid w:val="00093B26"/>
    <w:rsid w:val="00094318"/>
    <w:rsid w:val="00094501"/>
    <w:rsid w:val="00094B2B"/>
    <w:rsid w:val="00094D8B"/>
    <w:rsid w:val="0009517B"/>
    <w:rsid w:val="00095281"/>
    <w:rsid w:val="00095352"/>
    <w:rsid w:val="0009538F"/>
    <w:rsid w:val="000959B2"/>
    <w:rsid w:val="00095BEE"/>
    <w:rsid w:val="00095C7D"/>
    <w:rsid w:val="00095FA2"/>
    <w:rsid w:val="00095FB8"/>
    <w:rsid w:val="000967C7"/>
    <w:rsid w:val="0009759B"/>
    <w:rsid w:val="000A0695"/>
    <w:rsid w:val="000A0D3E"/>
    <w:rsid w:val="000A1B7A"/>
    <w:rsid w:val="000A1CC1"/>
    <w:rsid w:val="000A2DC6"/>
    <w:rsid w:val="000A349B"/>
    <w:rsid w:val="000A3567"/>
    <w:rsid w:val="000A3B02"/>
    <w:rsid w:val="000A4837"/>
    <w:rsid w:val="000A4848"/>
    <w:rsid w:val="000A4B00"/>
    <w:rsid w:val="000A4CCD"/>
    <w:rsid w:val="000A4FD7"/>
    <w:rsid w:val="000A5B94"/>
    <w:rsid w:val="000A5CFD"/>
    <w:rsid w:val="000A5ECD"/>
    <w:rsid w:val="000A663A"/>
    <w:rsid w:val="000A6C6F"/>
    <w:rsid w:val="000A6E48"/>
    <w:rsid w:val="000A7A2F"/>
    <w:rsid w:val="000A7A94"/>
    <w:rsid w:val="000A7FD5"/>
    <w:rsid w:val="000B01C0"/>
    <w:rsid w:val="000B0448"/>
    <w:rsid w:val="000B0876"/>
    <w:rsid w:val="000B08BB"/>
    <w:rsid w:val="000B0956"/>
    <w:rsid w:val="000B1CB0"/>
    <w:rsid w:val="000B1D8A"/>
    <w:rsid w:val="000B1FA4"/>
    <w:rsid w:val="000B23BF"/>
    <w:rsid w:val="000B2400"/>
    <w:rsid w:val="000B294F"/>
    <w:rsid w:val="000B2AFF"/>
    <w:rsid w:val="000B303D"/>
    <w:rsid w:val="000B324E"/>
    <w:rsid w:val="000B3251"/>
    <w:rsid w:val="000B3387"/>
    <w:rsid w:val="000B4021"/>
    <w:rsid w:val="000B549D"/>
    <w:rsid w:val="000B5752"/>
    <w:rsid w:val="000B5BF9"/>
    <w:rsid w:val="000B5F7C"/>
    <w:rsid w:val="000B6028"/>
    <w:rsid w:val="000B62EE"/>
    <w:rsid w:val="000B6600"/>
    <w:rsid w:val="000B6BC6"/>
    <w:rsid w:val="000B6CD0"/>
    <w:rsid w:val="000B7510"/>
    <w:rsid w:val="000B76D0"/>
    <w:rsid w:val="000B776D"/>
    <w:rsid w:val="000B78B6"/>
    <w:rsid w:val="000B7F27"/>
    <w:rsid w:val="000C000F"/>
    <w:rsid w:val="000C0083"/>
    <w:rsid w:val="000C0356"/>
    <w:rsid w:val="000C0B13"/>
    <w:rsid w:val="000C0BA9"/>
    <w:rsid w:val="000C0E74"/>
    <w:rsid w:val="000C10B3"/>
    <w:rsid w:val="000C149E"/>
    <w:rsid w:val="000C1968"/>
    <w:rsid w:val="000C1D55"/>
    <w:rsid w:val="000C1F94"/>
    <w:rsid w:val="000C1FAC"/>
    <w:rsid w:val="000C2168"/>
    <w:rsid w:val="000C23AC"/>
    <w:rsid w:val="000C241E"/>
    <w:rsid w:val="000C27CA"/>
    <w:rsid w:val="000C2803"/>
    <w:rsid w:val="000C2996"/>
    <w:rsid w:val="000C2A35"/>
    <w:rsid w:val="000C2F4D"/>
    <w:rsid w:val="000C3A13"/>
    <w:rsid w:val="000C3FFA"/>
    <w:rsid w:val="000C4040"/>
    <w:rsid w:val="000C445C"/>
    <w:rsid w:val="000C4480"/>
    <w:rsid w:val="000C4494"/>
    <w:rsid w:val="000C48F7"/>
    <w:rsid w:val="000C5511"/>
    <w:rsid w:val="000C586E"/>
    <w:rsid w:val="000C5C22"/>
    <w:rsid w:val="000C6121"/>
    <w:rsid w:val="000C6379"/>
    <w:rsid w:val="000C6554"/>
    <w:rsid w:val="000C67AD"/>
    <w:rsid w:val="000C697B"/>
    <w:rsid w:val="000C6A02"/>
    <w:rsid w:val="000C6A04"/>
    <w:rsid w:val="000C6C3B"/>
    <w:rsid w:val="000C6DAC"/>
    <w:rsid w:val="000C6FB7"/>
    <w:rsid w:val="000C75E5"/>
    <w:rsid w:val="000C7DA4"/>
    <w:rsid w:val="000D02DC"/>
    <w:rsid w:val="000D02EA"/>
    <w:rsid w:val="000D0486"/>
    <w:rsid w:val="000D0BB9"/>
    <w:rsid w:val="000D0C14"/>
    <w:rsid w:val="000D119F"/>
    <w:rsid w:val="000D1215"/>
    <w:rsid w:val="000D1266"/>
    <w:rsid w:val="000D1B56"/>
    <w:rsid w:val="000D1B93"/>
    <w:rsid w:val="000D1CF9"/>
    <w:rsid w:val="000D2398"/>
    <w:rsid w:val="000D24F8"/>
    <w:rsid w:val="000D291D"/>
    <w:rsid w:val="000D2EEF"/>
    <w:rsid w:val="000D32A8"/>
    <w:rsid w:val="000D32DA"/>
    <w:rsid w:val="000D34C6"/>
    <w:rsid w:val="000D3759"/>
    <w:rsid w:val="000D39FA"/>
    <w:rsid w:val="000D3D46"/>
    <w:rsid w:val="000D419F"/>
    <w:rsid w:val="000D444F"/>
    <w:rsid w:val="000D44B6"/>
    <w:rsid w:val="000D46A7"/>
    <w:rsid w:val="000D4734"/>
    <w:rsid w:val="000D4B93"/>
    <w:rsid w:val="000D57CA"/>
    <w:rsid w:val="000D5925"/>
    <w:rsid w:val="000D5A4C"/>
    <w:rsid w:val="000D5DBD"/>
    <w:rsid w:val="000D60DA"/>
    <w:rsid w:val="000D6162"/>
    <w:rsid w:val="000D6233"/>
    <w:rsid w:val="000D686F"/>
    <w:rsid w:val="000D6F78"/>
    <w:rsid w:val="000D7675"/>
    <w:rsid w:val="000D7854"/>
    <w:rsid w:val="000D7CC7"/>
    <w:rsid w:val="000E028E"/>
    <w:rsid w:val="000E053C"/>
    <w:rsid w:val="000E05C9"/>
    <w:rsid w:val="000E1214"/>
    <w:rsid w:val="000E1AEE"/>
    <w:rsid w:val="000E1D94"/>
    <w:rsid w:val="000E1F9F"/>
    <w:rsid w:val="000E23E9"/>
    <w:rsid w:val="000E26E8"/>
    <w:rsid w:val="000E2753"/>
    <w:rsid w:val="000E2872"/>
    <w:rsid w:val="000E2BC8"/>
    <w:rsid w:val="000E2E67"/>
    <w:rsid w:val="000E3415"/>
    <w:rsid w:val="000E389D"/>
    <w:rsid w:val="000E3960"/>
    <w:rsid w:val="000E3A9C"/>
    <w:rsid w:val="000E3B05"/>
    <w:rsid w:val="000E41AD"/>
    <w:rsid w:val="000E465F"/>
    <w:rsid w:val="000E47BB"/>
    <w:rsid w:val="000E4D2A"/>
    <w:rsid w:val="000E5701"/>
    <w:rsid w:val="000E5C22"/>
    <w:rsid w:val="000E6529"/>
    <w:rsid w:val="000E6C56"/>
    <w:rsid w:val="000E6CBF"/>
    <w:rsid w:val="000E6D8C"/>
    <w:rsid w:val="000E7694"/>
    <w:rsid w:val="000E78AA"/>
    <w:rsid w:val="000E7A53"/>
    <w:rsid w:val="000E7DBB"/>
    <w:rsid w:val="000F00C9"/>
    <w:rsid w:val="000F011B"/>
    <w:rsid w:val="000F028A"/>
    <w:rsid w:val="000F0785"/>
    <w:rsid w:val="000F078A"/>
    <w:rsid w:val="000F088A"/>
    <w:rsid w:val="000F1658"/>
    <w:rsid w:val="000F17EC"/>
    <w:rsid w:val="000F1860"/>
    <w:rsid w:val="000F1907"/>
    <w:rsid w:val="000F2193"/>
    <w:rsid w:val="000F23B7"/>
    <w:rsid w:val="000F249D"/>
    <w:rsid w:val="000F2569"/>
    <w:rsid w:val="000F3044"/>
    <w:rsid w:val="000F3DB7"/>
    <w:rsid w:val="000F4BAE"/>
    <w:rsid w:val="000F4F90"/>
    <w:rsid w:val="000F5509"/>
    <w:rsid w:val="000F5965"/>
    <w:rsid w:val="000F5B0C"/>
    <w:rsid w:val="000F5B5A"/>
    <w:rsid w:val="000F6505"/>
    <w:rsid w:val="000F6702"/>
    <w:rsid w:val="000F6859"/>
    <w:rsid w:val="000F6DBD"/>
    <w:rsid w:val="000F7153"/>
    <w:rsid w:val="000F7A15"/>
    <w:rsid w:val="000F7B0E"/>
    <w:rsid w:val="000F7B51"/>
    <w:rsid w:val="0010040A"/>
    <w:rsid w:val="0010092C"/>
    <w:rsid w:val="00100954"/>
    <w:rsid w:val="001009D4"/>
    <w:rsid w:val="00100A1A"/>
    <w:rsid w:val="00100C81"/>
    <w:rsid w:val="0010106B"/>
    <w:rsid w:val="00101EEA"/>
    <w:rsid w:val="001023FB"/>
    <w:rsid w:val="00102690"/>
    <w:rsid w:val="001028EE"/>
    <w:rsid w:val="001038EE"/>
    <w:rsid w:val="0010393C"/>
    <w:rsid w:val="00103946"/>
    <w:rsid w:val="00104153"/>
    <w:rsid w:val="001047B5"/>
    <w:rsid w:val="001049A8"/>
    <w:rsid w:val="00104CFB"/>
    <w:rsid w:val="0010586E"/>
    <w:rsid w:val="00105AEA"/>
    <w:rsid w:val="00105DA9"/>
    <w:rsid w:val="00106199"/>
    <w:rsid w:val="001065CF"/>
    <w:rsid w:val="00107679"/>
    <w:rsid w:val="00107690"/>
    <w:rsid w:val="0010772E"/>
    <w:rsid w:val="00107781"/>
    <w:rsid w:val="00107B21"/>
    <w:rsid w:val="00110A81"/>
    <w:rsid w:val="0011115C"/>
    <w:rsid w:val="00111216"/>
    <w:rsid w:val="001113BD"/>
    <w:rsid w:val="001116AD"/>
    <w:rsid w:val="001116D4"/>
    <w:rsid w:val="001124C6"/>
    <w:rsid w:val="00112503"/>
    <w:rsid w:val="00112785"/>
    <w:rsid w:val="00112A66"/>
    <w:rsid w:val="00113512"/>
    <w:rsid w:val="00113C3B"/>
    <w:rsid w:val="00114044"/>
    <w:rsid w:val="00114430"/>
    <w:rsid w:val="0011474A"/>
    <w:rsid w:val="001147F1"/>
    <w:rsid w:val="00114835"/>
    <w:rsid w:val="001150A6"/>
    <w:rsid w:val="001150F1"/>
    <w:rsid w:val="001155F3"/>
    <w:rsid w:val="0011629A"/>
    <w:rsid w:val="0011640D"/>
    <w:rsid w:val="00116943"/>
    <w:rsid w:val="00116A57"/>
    <w:rsid w:val="001173C2"/>
    <w:rsid w:val="00117A3A"/>
    <w:rsid w:val="0012037C"/>
    <w:rsid w:val="001204EB"/>
    <w:rsid w:val="001206D7"/>
    <w:rsid w:val="00120721"/>
    <w:rsid w:val="001219BF"/>
    <w:rsid w:val="001219CB"/>
    <w:rsid w:val="00121A2E"/>
    <w:rsid w:val="001220E9"/>
    <w:rsid w:val="001223E9"/>
    <w:rsid w:val="0012269C"/>
    <w:rsid w:val="001229AF"/>
    <w:rsid w:val="00122E88"/>
    <w:rsid w:val="00122FE7"/>
    <w:rsid w:val="001232DF"/>
    <w:rsid w:val="001235B8"/>
    <w:rsid w:val="001235DE"/>
    <w:rsid w:val="00123847"/>
    <w:rsid w:val="0012427E"/>
    <w:rsid w:val="00124292"/>
    <w:rsid w:val="0012446C"/>
    <w:rsid w:val="001247AA"/>
    <w:rsid w:val="00124946"/>
    <w:rsid w:val="00124BAD"/>
    <w:rsid w:val="0012553B"/>
    <w:rsid w:val="00125D59"/>
    <w:rsid w:val="00126289"/>
    <w:rsid w:val="001262FA"/>
    <w:rsid w:val="001263C4"/>
    <w:rsid w:val="0012660D"/>
    <w:rsid w:val="00126717"/>
    <w:rsid w:val="00126A62"/>
    <w:rsid w:val="00127C72"/>
    <w:rsid w:val="00127CE5"/>
    <w:rsid w:val="00130316"/>
    <w:rsid w:val="00130714"/>
    <w:rsid w:val="00130A16"/>
    <w:rsid w:val="00130F5A"/>
    <w:rsid w:val="00131152"/>
    <w:rsid w:val="00131F4F"/>
    <w:rsid w:val="0013232E"/>
    <w:rsid w:val="00132815"/>
    <w:rsid w:val="00132A1B"/>
    <w:rsid w:val="00132A4A"/>
    <w:rsid w:val="00132D30"/>
    <w:rsid w:val="001330DE"/>
    <w:rsid w:val="0013331F"/>
    <w:rsid w:val="0013345F"/>
    <w:rsid w:val="0013359A"/>
    <w:rsid w:val="001339C7"/>
    <w:rsid w:val="00133A44"/>
    <w:rsid w:val="00133A95"/>
    <w:rsid w:val="00134618"/>
    <w:rsid w:val="00134B24"/>
    <w:rsid w:val="0013520A"/>
    <w:rsid w:val="001353D3"/>
    <w:rsid w:val="00135E75"/>
    <w:rsid w:val="00136356"/>
    <w:rsid w:val="001364A8"/>
    <w:rsid w:val="00136549"/>
    <w:rsid w:val="0013668F"/>
    <w:rsid w:val="0013676C"/>
    <w:rsid w:val="001367AE"/>
    <w:rsid w:val="00136BB5"/>
    <w:rsid w:val="00136BBB"/>
    <w:rsid w:val="00137043"/>
    <w:rsid w:val="00137194"/>
    <w:rsid w:val="0013736D"/>
    <w:rsid w:val="0013748D"/>
    <w:rsid w:val="001374BE"/>
    <w:rsid w:val="00137ECA"/>
    <w:rsid w:val="001400AB"/>
    <w:rsid w:val="00140162"/>
    <w:rsid w:val="001401F3"/>
    <w:rsid w:val="0014091E"/>
    <w:rsid w:val="001418A6"/>
    <w:rsid w:val="00141AB3"/>
    <w:rsid w:val="00141C34"/>
    <w:rsid w:val="00142399"/>
    <w:rsid w:val="0014251F"/>
    <w:rsid w:val="001427F4"/>
    <w:rsid w:val="001428DA"/>
    <w:rsid w:val="00142902"/>
    <w:rsid w:val="00142BB9"/>
    <w:rsid w:val="00142C03"/>
    <w:rsid w:val="00142C8D"/>
    <w:rsid w:val="00142C91"/>
    <w:rsid w:val="00142D13"/>
    <w:rsid w:val="00142E49"/>
    <w:rsid w:val="00143B2A"/>
    <w:rsid w:val="001440FD"/>
    <w:rsid w:val="00145049"/>
    <w:rsid w:val="001451AD"/>
    <w:rsid w:val="00145557"/>
    <w:rsid w:val="00145622"/>
    <w:rsid w:val="00145663"/>
    <w:rsid w:val="0014598C"/>
    <w:rsid w:val="001459E7"/>
    <w:rsid w:val="00145D1C"/>
    <w:rsid w:val="001466F7"/>
    <w:rsid w:val="0014673F"/>
    <w:rsid w:val="00146FF5"/>
    <w:rsid w:val="00147279"/>
    <w:rsid w:val="001475DA"/>
    <w:rsid w:val="00147FC6"/>
    <w:rsid w:val="0015013E"/>
    <w:rsid w:val="001501F8"/>
    <w:rsid w:val="001506D4"/>
    <w:rsid w:val="001507D0"/>
    <w:rsid w:val="0015127E"/>
    <w:rsid w:val="001512DF"/>
    <w:rsid w:val="00151844"/>
    <w:rsid w:val="001519CF"/>
    <w:rsid w:val="00151C77"/>
    <w:rsid w:val="00151E2E"/>
    <w:rsid w:val="0015243D"/>
    <w:rsid w:val="001527E3"/>
    <w:rsid w:val="00152A50"/>
    <w:rsid w:val="00152F00"/>
    <w:rsid w:val="00152F6D"/>
    <w:rsid w:val="001532F0"/>
    <w:rsid w:val="00153AD3"/>
    <w:rsid w:val="00153F72"/>
    <w:rsid w:val="00153F8D"/>
    <w:rsid w:val="00153FEA"/>
    <w:rsid w:val="001540A7"/>
    <w:rsid w:val="0015437B"/>
    <w:rsid w:val="00154AE5"/>
    <w:rsid w:val="00154BB1"/>
    <w:rsid w:val="00154D88"/>
    <w:rsid w:val="00155112"/>
    <w:rsid w:val="00155492"/>
    <w:rsid w:val="00155A5D"/>
    <w:rsid w:val="00155D6A"/>
    <w:rsid w:val="00155F49"/>
    <w:rsid w:val="001566A5"/>
    <w:rsid w:val="001566DE"/>
    <w:rsid w:val="00156E7C"/>
    <w:rsid w:val="0015700C"/>
    <w:rsid w:val="0015705C"/>
    <w:rsid w:val="0015726F"/>
    <w:rsid w:val="001573DB"/>
    <w:rsid w:val="0015790C"/>
    <w:rsid w:val="00157A6D"/>
    <w:rsid w:val="001600FD"/>
    <w:rsid w:val="001601E2"/>
    <w:rsid w:val="001601FA"/>
    <w:rsid w:val="00160470"/>
    <w:rsid w:val="00160639"/>
    <w:rsid w:val="001606EA"/>
    <w:rsid w:val="0016074B"/>
    <w:rsid w:val="001607CF"/>
    <w:rsid w:val="001621D6"/>
    <w:rsid w:val="001622E8"/>
    <w:rsid w:val="0016238E"/>
    <w:rsid w:val="00162954"/>
    <w:rsid w:val="00162BB8"/>
    <w:rsid w:val="00162D60"/>
    <w:rsid w:val="001630C5"/>
    <w:rsid w:val="001631F9"/>
    <w:rsid w:val="0016338D"/>
    <w:rsid w:val="00163BE3"/>
    <w:rsid w:val="00163CB1"/>
    <w:rsid w:val="00164069"/>
    <w:rsid w:val="001646ED"/>
    <w:rsid w:val="00164994"/>
    <w:rsid w:val="00164FF1"/>
    <w:rsid w:val="00165006"/>
    <w:rsid w:val="001653A3"/>
    <w:rsid w:val="00165CEB"/>
    <w:rsid w:val="00165D3B"/>
    <w:rsid w:val="00166043"/>
    <w:rsid w:val="00166329"/>
    <w:rsid w:val="001665B0"/>
    <w:rsid w:val="0016682B"/>
    <w:rsid w:val="001668D4"/>
    <w:rsid w:val="00166BE3"/>
    <w:rsid w:val="00166C42"/>
    <w:rsid w:val="001671AE"/>
    <w:rsid w:val="001673D1"/>
    <w:rsid w:val="001674DC"/>
    <w:rsid w:val="00167F67"/>
    <w:rsid w:val="001703D3"/>
    <w:rsid w:val="00170448"/>
    <w:rsid w:val="00170B56"/>
    <w:rsid w:val="00171027"/>
    <w:rsid w:val="001712FE"/>
    <w:rsid w:val="0017159B"/>
    <w:rsid w:val="00171874"/>
    <w:rsid w:val="00171AC5"/>
    <w:rsid w:val="00171E11"/>
    <w:rsid w:val="00171EC2"/>
    <w:rsid w:val="00171F35"/>
    <w:rsid w:val="00171F60"/>
    <w:rsid w:val="00172467"/>
    <w:rsid w:val="0017248F"/>
    <w:rsid w:val="001727D7"/>
    <w:rsid w:val="00172A1E"/>
    <w:rsid w:val="00172DD8"/>
    <w:rsid w:val="00173340"/>
    <w:rsid w:val="001736EB"/>
    <w:rsid w:val="001740F0"/>
    <w:rsid w:val="00174119"/>
    <w:rsid w:val="001742B3"/>
    <w:rsid w:val="00174734"/>
    <w:rsid w:val="001748FB"/>
    <w:rsid w:val="00174966"/>
    <w:rsid w:val="001749B1"/>
    <w:rsid w:val="001751D9"/>
    <w:rsid w:val="0017592B"/>
    <w:rsid w:val="001759A0"/>
    <w:rsid w:val="001764EA"/>
    <w:rsid w:val="001766EB"/>
    <w:rsid w:val="001767F2"/>
    <w:rsid w:val="00177147"/>
    <w:rsid w:val="00177A93"/>
    <w:rsid w:val="00177BBA"/>
    <w:rsid w:val="0018035B"/>
    <w:rsid w:val="00180A5A"/>
    <w:rsid w:val="00180BC8"/>
    <w:rsid w:val="0018126F"/>
    <w:rsid w:val="00181434"/>
    <w:rsid w:val="00181AA0"/>
    <w:rsid w:val="00181C75"/>
    <w:rsid w:val="00182091"/>
    <w:rsid w:val="00182094"/>
    <w:rsid w:val="0018286C"/>
    <w:rsid w:val="00182B0C"/>
    <w:rsid w:val="00182B9F"/>
    <w:rsid w:val="001830B3"/>
    <w:rsid w:val="0018394A"/>
    <w:rsid w:val="001839C3"/>
    <w:rsid w:val="00183CF3"/>
    <w:rsid w:val="001841C8"/>
    <w:rsid w:val="00184948"/>
    <w:rsid w:val="00184F52"/>
    <w:rsid w:val="00185013"/>
    <w:rsid w:val="001856D2"/>
    <w:rsid w:val="00185A53"/>
    <w:rsid w:val="00186059"/>
    <w:rsid w:val="00186115"/>
    <w:rsid w:val="00186B8B"/>
    <w:rsid w:val="00186ED0"/>
    <w:rsid w:val="0018757A"/>
    <w:rsid w:val="001875BD"/>
    <w:rsid w:val="001878D8"/>
    <w:rsid w:val="00187B96"/>
    <w:rsid w:val="0019004A"/>
    <w:rsid w:val="00190983"/>
    <w:rsid w:val="00190CFC"/>
    <w:rsid w:val="00190F7C"/>
    <w:rsid w:val="001911A9"/>
    <w:rsid w:val="00191535"/>
    <w:rsid w:val="001915D6"/>
    <w:rsid w:val="00192340"/>
    <w:rsid w:val="0019272B"/>
    <w:rsid w:val="001928A3"/>
    <w:rsid w:val="00192E54"/>
    <w:rsid w:val="0019380E"/>
    <w:rsid w:val="00193A29"/>
    <w:rsid w:val="00193A63"/>
    <w:rsid w:val="00193BE0"/>
    <w:rsid w:val="00193EF0"/>
    <w:rsid w:val="001945D2"/>
    <w:rsid w:val="001947B1"/>
    <w:rsid w:val="00194F19"/>
    <w:rsid w:val="00195A77"/>
    <w:rsid w:val="00195B9E"/>
    <w:rsid w:val="001960AD"/>
    <w:rsid w:val="001960B4"/>
    <w:rsid w:val="001969D4"/>
    <w:rsid w:val="00196AFF"/>
    <w:rsid w:val="00196F81"/>
    <w:rsid w:val="00196FE4"/>
    <w:rsid w:val="001972B2"/>
    <w:rsid w:val="00197771"/>
    <w:rsid w:val="001A02E8"/>
    <w:rsid w:val="001A0389"/>
    <w:rsid w:val="001A0393"/>
    <w:rsid w:val="001A056A"/>
    <w:rsid w:val="001A1166"/>
    <w:rsid w:val="001A1771"/>
    <w:rsid w:val="001A1A0C"/>
    <w:rsid w:val="001A1BDF"/>
    <w:rsid w:val="001A23D8"/>
    <w:rsid w:val="001A2A2D"/>
    <w:rsid w:val="001A2A3B"/>
    <w:rsid w:val="001A2AE7"/>
    <w:rsid w:val="001A2CCD"/>
    <w:rsid w:val="001A300E"/>
    <w:rsid w:val="001A3095"/>
    <w:rsid w:val="001A3169"/>
    <w:rsid w:val="001A31FF"/>
    <w:rsid w:val="001A3632"/>
    <w:rsid w:val="001A40C9"/>
    <w:rsid w:val="001A41BB"/>
    <w:rsid w:val="001A45EF"/>
    <w:rsid w:val="001A4CA9"/>
    <w:rsid w:val="001A51E2"/>
    <w:rsid w:val="001A520E"/>
    <w:rsid w:val="001A52DB"/>
    <w:rsid w:val="001A555A"/>
    <w:rsid w:val="001A5AC8"/>
    <w:rsid w:val="001A5C73"/>
    <w:rsid w:val="001A6224"/>
    <w:rsid w:val="001A6267"/>
    <w:rsid w:val="001A64F7"/>
    <w:rsid w:val="001A653B"/>
    <w:rsid w:val="001A669F"/>
    <w:rsid w:val="001A6C59"/>
    <w:rsid w:val="001A6C8E"/>
    <w:rsid w:val="001A7445"/>
    <w:rsid w:val="001A7B62"/>
    <w:rsid w:val="001A7BDB"/>
    <w:rsid w:val="001A7E8B"/>
    <w:rsid w:val="001B1415"/>
    <w:rsid w:val="001B1641"/>
    <w:rsid w:val="001B1754"/>
    <w:rsid w:val="001B18C7"/>
    <w:rsid w:val="001B1A6D"/>
    <w:rsid w:val="001B1B8E"/>
    <w:rsid w:val="001B1ED6"/>
    <w:rsid w:val="001B20C7"/>
    <w:rsid w:val="001B2500"/>
    <w:rsid w:val="001B2958"/>
    <w:rsid w:val="001B302D"/>
    <w:rsid w:val="001B3129"/>
    <w:rsid w:val="001B345B"/>
    <w:rsid w:val="001B3591"/>
    <w:rsid w:val="001B380A"/>
    <w:rsid w:val="001B3957"/>
    <w:rsid w:val="001B4890"/>
    <w:rsid w:val="001B4C31"/>
    <w:rsid w:val="001B61DE"/>
    <w:rsid w:val="001B6673"/>
    <w:rsid w:val="001B6A85"/>
    <w:rsid w:val="001B6A94"/>
    <w:rsid w:val="001B6C67"/>
    <w:rsid w:val="001B7002"/>
    <w:rsid w:val="001B7216"/>
    <w:rsid w:val="001B7489"/>
    <w:rsid w:val="001B7BDC"/>
    <w:rsid w:val="001B7E48"/>
    <w:rsid w:val="001B7EED"/>
    <w:rsid w:val="001C00B1"/>
    <w:rsid w:val="001C0107"/>
    <w:rsid w:val="001C02CD"/>
    <w:rsid w:val="001C1215"/>
    <w:rsid w:val="001C230A"/>
    <w:rsid w:val="001C272C"/>
    <w:rsid w:val="001C2E97"/>
    <w:rsid w:val="001C2FB3"/>
    <w:rsid w:val="001C3160"/>
    <w:rsid w:val="001C3A7A"/>
    <w:rsid w:val="001C3C0A"/>
    <w:rsid w:val="001C3CF0"/>
    <w:rsid w:val="001C42F6"/>
    <w:rsid w:val="001C45DA"/>
    <w:rsid w:val="001C4922"/>
    <w:rsid w:val="001C4DB0"/>
    <w:rsid w:val="001C4F69"/>
    <w:rsid w:val="001C4F9D"/>
    <w:rsid w:val="001C542E"/>
    <w:rsid w:val="001C5605"/>
    <w:rsid w:val="001C5755"/>
    <w:rsid w:val="001C5A57"/>
    <w:rsid w:val="001C5AF1"/>
    <w:rsid w:val="001C5C71"/>
    <w:rsid w:val="001C5F5B"/>
    <w:rsid w:val="001C694B"/>
    <w:rsid w:val="001C71D1"/>
    <w:rsid w:val="001C72F9"/>
    <w:rsid w:val="001C73AD"/>
    <w:rsid w:val="001C7746"/>
    <w:rsid w:val="001C7B66"/>
    <w:rsid w:val="001D00DF"/>
    <w:rsid w:val="001D042E"/>
    <w:rsid w:val="001D0B63"/>
    <w:rsid w:val="001D0C39"/>
    <w:rsid w:val="001D0CBF"/>
    <w:rsid w:val="001D111D"/>
    <w:rsid w:val="001D13CC"/>
    <w:rsid w:val="001D19F7"/>
    <w:rsid w:val="001D2834"/>
    <w:rsid w:val="001D2BB4"/>
    <w:rsid w:val="001D2CFE"/>
    <w:rsid w:val="001D310D"/>
    <w:rsid w:val="001D333D"/>
    <w:rsid w:val="001D349E"/>
    <w:rsid w:val="001D3DC4"/>
    <w:rsid w:val="001D3ED1"/>
    <w:rsid w:val="001D411C"/>
    <w:rsid w:val="001D412E"/>
    <w:rsid w:val="001D4231"/>
    <w:rsid w:val="001D4305"/>
    <w:rsid w:val="001D444C"/>
    <w:rsid w:val="001D4EA9"/>
    <w:rsid w:val="001D5623"/>
    <w:rsid w:val="001D6089"/>
    <w:rsid w:val="001D6152"/>
    <w:rsid w:val="001D628B"/>
    <w:rsid w:val="001D64D6"/>
    <w:rsid w:val="001D6744"/>
    <w:rsid w:val="001D7801"/>
    <w:rsid w:val="001D7B17"/>
    <w:rsid w:val="001D7C62"/>
    <w:rsid w:val="001D7DE2"/>
    <w:rsid w:val="001E0385"/>
    <w:rsid w:val="001E125B"/>
    <w:rsid w:val="001E168F"/>
    <w:rsid w:val="001E19B7"/>
    <w:rsid w:val="001E1D5D"/>
    <w:rsid w:val="001E2716"/>
    <w:rsid w:val="001E2CE3"/>
    <w:rsid w:val="001E2D4B"/>
    <w:rsid w:val="001E2E58"/>
    <w:rsid w:val="001E303A"/>
    <w:rsid w:val="001E321A"/>
    <w:rsid w:val="001E33DF"/>
    <w:rsid w:val="001E3478"/>
    <w:rsid w:val="001E398D"/>
    <w:rsid w:val="001E39E0"/>
    <w:rsid w:val="001E3A6C"/>
    <w:rsid w:val="001E3E30"/>
    <w:rsid w:val="001E3FE1"/>
    <w:rsid w:val="001E402E"/>
    <w:rsid w:val="001E48AE"/>
    <w:rsid w:val="001E4C08"/>
    <w:rsid w:val="001E4D68"/>
    <w:rsid w:val="001E4ED2"/>
    <w:rsid w:val="001E50FD"/>
    <w:rsid w:val="001E654A"/>
    <w:rsid w:val="001E6CD3"/>
    <w:rsid w:val="001E75BD"/>
    <w:rsid w:val="001F0144"/>
    <w:rsid w:val="001F0810"/>
    <w:rsid w:val="001F08B5"/>
    <w:rsid w:val="001F0B4C"/>
    <w:rsid w:val="001F0CDD"/>
    <w:rsid w:val="001F10E3"/>
    <w:rsid w:val="001F15E9"/>
    <w:rsid w:val="001F1759"/>
    <w:rsid w:val="001F1F67"/>
    <w:rsid w:val="001F297A"/>
    <w:rsid w:val="001F2C3B"/>
    <w:rsid w:val="001F35DC"/>
    <w:rsid w:val="001F37C5"/>
    <w:rsid w:val="001F3D31"/>
    <w:rsid w:val="001F3EA2"/>
    <w:rsid w:val="001F3FB2"/>
    <w:rsid w:val="001F4A33"/>
    <w:rsid w:val="001F4A86"/>
    <w:rsid w:val="001F4DD5"/>
    <w:rsid w:val="001F4EA9"/>
    <w:rsid w:val="001F548D"/>
    <w:rsid w:val="001F5844"/>
    <w:rsid w:val="001F59AE"/>
    <w:rsid w:val="001F5A14"/>
    <w:rsid w:val="001F5B1A"/>
    <w:rsid w:val="001F63B3"/>
    <w:rsid w:val="001F6B5A"/>
    <w:rsid w:val="001F6DB8"/>
    <w:rsid w:val="001F7592"/>
    <w:rsid w:val="001F7712"/>
    <w:rsid w:val="001F7EA5"/>
    <w:rsid w:val="001F7EC5"/>
    <w:rsid w:val="00200069"/>
    <w:rsid w:val="0020019B"/>
    <w:rsid w:val="00200537"/>
    <w:rsid w:val="0020098C"/>
    <w:rsid w:val="00200D4B"/>
    <w:rsid w:val="00200EAB"/>
    <w:rsid w:val="002013F3"/>
    <w:rsid w:val="00201415"/>
    <w:rsid w:val="0020141F"/>
    <w:rsid w:val="00201AD3"/>
    <w:rsid w:val="00201DAE"/>
    <w:rsid w:val="00201ED6"/>
    <w:rsid w:val="002021F2"/>
    <w:rsid w:val="002023EA"/>
    <w:rsid w:val="00202521"/>
    <w:rsid w:val="0020333F"/>
    <w:rsid w:val="0020345F"/>
    <w:rsid w:val="002036BE"/>
    <w:rsid w:val="0020388E"/>
    <w:rsid w:val="002038F0"/>
    <w:rsid w:val="00203D30"/>
    <w:rsid w:val="00204827"/>
    <w:rsid w:val="00204B8F"/>
    <w:rsid w:val="00204F02"/>
    <w:rsid w:val="002051FE"/>
    <w:rsid w:val="00205509"/>
    <w:rsid w:val="0020621D"/>
    <w:rsid w:val="00206224"/>
    <w:rsid w:val="002069B5"/>
    <w:rsid w:val="002069FA"/>
    <w:rsid w:val="00206EB0"/>
    <w:rsid w:val="0020718C"/>
    <w:rsid w:val="00207C2D"/>
    <w:rsid w:val="0021048F"/>
    <w:rsid w:val="00210A48"/>
    <w:rsid w:val="00210EFC"/>
    <w:rsid w:val="00210F82"/>
    <w:rsid w:val="00210F91"/>
    <w:rsid w:val="0021117A"/>
    <w:rsid w:val="002115F4"/>
    <w:rsid w:val="00211858"/>
    <w:rsid w:val="00211EF4"/>
    <w:rsid w:val="0021261C"/>
    <w:rsid w:val="002126D6"/>
    <w:rsid w:val="00213462"/>
    <w:rsid w:val="0021369D"/>
    <w:rsid w:val="002138A1"/>
    <w:rsid w:val="00213E95"/>
    <w:rsid w:val="00213FC7"/>
    <w:rsid w:val="002140CD"/>
    <w:rsid w:val="002145DD"/>
    <w:rsid w:val="002146D0"/>
    <w:rsid w:val="0021594F"/>
    <w:rsid w:val="00215989"/>
    <w:rsid w:val="00215D08"/>
    <w:rsid w:val="00215F17"/>
    <w:rsid w:val="002162FD"/>
    <w:rsid w:val="002163DB"/>
    <w:rsid w:val="00216535"/>
    <w:rsid w:val="00216568"/>
    <w:rsid w:val="00216797"/>
    <w:rsid w:val="002174CF"/>
    <w:rsid w:val="00217633"/>
    <w:rsid w:val="00217737"/>
    <w:rsid w:val="00217C8F"/>
    <w:rsid w:val="00217F27"/>
    <w:rsid w:val="00220214"/>
    <w:rsid w:val="0022044F"/>
    <w:rsid w:val="00220505"/>
    <w:rsid w:val="0022063A"/>
    <w:rsid w:val="0022087F"/>
    <w:rsid w:val="00221483"/>
    <w:rsid w:val="0022185C"/>
    <w:rsid w:val="0022283F"/>
    <w:rsid w:val="00222A13"/>
    <w:rsid w:val="00222BF6"/>
    <w:rsid w:val="0022325C"/>
    <w:rsid w:val="002234B6"/>
    <w:rsid w:val="002234B7"/>
    <w:rsid w:val="0022399B"/>
    <w:rsid w:val="00223E12"/>
    <w:rsid w:val="00224AD7"/>
    <w:rsid w:val="00224E77"/>
    <w:rsid w:val="00224FCD"/>
    <w:rsid w:val="00224FDE"/>
    <w:rsid w:val="00225093"/>
    <w:rsid w:val="00225290"/>
    <w:rsid w:val="00225545"/>
    <w:rsid w:val="00225841"/>
    <w:rsid w:val="00225A66"/>
    <w:rsid w:val="00225E62"/>
    <w:rsid w:val="002267F3"/>
    <w:rsid w:val="00226F6C"/>
    <w:rsid w:val="0022768B"/>
    <w:rsid w:val="0023014E"/>
    <w:rsid w:val="002302A8"/>
    <w:rsid w:val="00230419"/>
    <w:rsid w:val="002308F9"/>
    <w:rsid w:val="0023138C"/>
    <w:rsid w:val="002315BF"/>
    <w:rsid w:val="00231A19"/>
    <w:rsid w:val="00231DEA"/>
    <w:rsid w:val="002323C6"/>
    <w:rsid w:val="0023282D"/>
    <w:rsid w:val="00232D4F"/>
    <w:rsid w:val="00233009"/>
    <w:rsid w:val="002330AD"/>
    <w:rsid w:val="00233272"/>
    <w:rsid w:val="00234527"/>
    <w:rsid w:val="00234F61"/>
    <w:rsid w:val="00235146"/>
    <w:rsid w:val="002352B8"/>
    <w:rsid w:val="0023547E"/>
    <w:rsid w:val="002357E9"/>
    <w:rsid w:val="002360DC"/>
    <w:rsid w:val="0023642A"/>
    <w:rsid w:val="0023654F"/>
    <w:rsid w:val="00236ACE"/>
    <w:rsid w:val="00236D0F"/>
    <w:rsid w:val="00236E7D"/>
    <w:rsid w:val="002372CB"/>
    <w:rsid w:val="002372ED"/>
    <w:rsid w:val="002377B9"/>
    <w:rsid w:val="0023788D"/>
    <w:rsid w:val="00237E0C"/>
    <w:rsid w:val="00240426"/>
    <w:rsid w:val="00240796"/>
    <w:rsid w:val="0024117A"/>
    <w:rsid w:val="0024151B"/>
    <w:rsid w:val="00241AD4"/>
    <w:rsid w:val="00241B18"/>
    <w:rsid w:val="00242079"/>
    <w:rsid w:val="0024267B"/>
    <w:rsid w:val="002427E1"/>
    <w:rsid w:val="002428BD"/>
    <w:rsid w:val="00242A11"/>
    <w:rsid w:val="00242E7F"/>
    <w:rsid w:val="002430A1"/>
    <w:rsid w:val="00243354"/>
    <w:rsid w:val="002437DE"/>
    <w:rsid w:val="00243814"/>
    <w:rsid w:val="0024438C"/>
    <w:rsid w:val="002443F3"/>
    <w:rsid w:val="002447A5"/>
    <w:rsid w:val="002447BC"/>
    <w:rsid w:val="00244E2F"/>
    <w:rsid w:val="0024510C"/>
    <w:rsid w:val="00245902"/>
    <w:rsid w:val="00246289"/>
    <w:rsid w:val="00246AB4"/>
    <w:rsid w:val="00246B1C"/>
    <w:rsid w:val="00246EE1"/>
    <w:rsid w:val="0024710A"/>
    <w:rsid w:val="002474D7"/>
    <w:rsid w:val="002475C9"/>
    <w:rsid w:val="00247701"/>
    <w:rsid w:val="00247A72"/>
    <w:rsid w:val="00250820"/>
    <w:rsid w:val="00250B10"/>
    <w:rsid w:val="00250EE4"/>
    <w:rsid w:val="00251425"/>
    <w:rsid w:val="00251519"/>
    <w:rsid w:val="002515C9"/>
    <w:rsid w:val="00251E94"/>
    <w:rsid w:val="002520E7"/>
    <w:rsid w:val="00252A59"/>
    <w:rsid w:val="00252AE1"/>
    <w:rsid w:val="00252FC8"/>
    <w:rsid w:val="0025312E"/>
    <w:rsid w:val="00253426"/>
    <w:rsid w:val="00253C13"/>
    <w:rsid w:val="0025435C"/>
    <w:rsid w:val="00254FB6"/>
    <w:rsid w:val="0025503E"/>
    <w:rsid w:val="00255121"/>
    <w:rsid w:val="00255329"/>
    <w:rsid w:val="0025554C"/>
    <w:rsid w:val="0025581E"/>
    <w:rsid w:val="00256277"/>
    <w:rsid w:val="00256B12"/>
    <w:rsid w:val="00256B7B"/>
    <w:rsid w:val="00257106"/>
    <w:rsid w:val="00257914"/>
    <w:rsid w:val="00257B52"/>
    <w:rsid w:val="00257BA2"/>
    <w:rsid w:val="00257DF7"/>
    <w:rsid w:val="002602A5"/>
    <w:rsid w:val="002603BC"/>
    <w:rsid w:val="0026058B"/>
    <w:rsid w:val="00260849"/>
    <w:rsid w:val="002611ED"/>
    <w:rsid w:val="0026161A"/>
    <w:rsid w:val="00261664"/>
    <w:rsid w:val="0026275E"/>
    <w:rsid w:val="00262CED"/>
    <w:rsid w:val="00262E91"/>
    <w:rsid w:val="002630F9"/>
    <w:rsid w:val="00263A18"/>
    <w:rsid w:val="00263E55"/>
    <w:rsid w:val="00263FA4"/>
    <w:rsid w:val="00264385"/>
    <w:rsid w:val="002643E4"/>
    <w:rsid w:val="00264BFC"/>
    <w:rsid w:val="00264EB0"/>
    <w:rsid w:val="00265519"/>
    <w:rsid w:val="00265D39"/>
    <w:rsid w:val="00265F0B"/>
    <w:rsid w:val="00266005"/>
    <w:rsid w:val="0026617D"/>
    <w:rsid w:val="0026683D"/>
    <w:rsid w:val="002671BD"/>
    <w:rsid w:val="00267797"/>
    <w:rsid w:val="002679F2"/>
    <w:rsid w:val="00267B24"/>
    <w:rsid w:val="00267C29"/>
    <w:rsid w:val="00267E2B"/>
    <w:rsid w:val="00267EE9"/>
    <w:rsid w:val="00270443"/>
    <w:rsid w:val="002707C3"/>
    <w:rsid w:val="002709CA"/>
    <w:rsid w:val="00270CE9"/>
    <w:rsid w:val="00270D10"/>
    <w:rsid w:val="00270E3C"/>
    <w:rsid w:val="002712CB"/>
    <w:rsid w:val="00271345"/>
    <w:rsid w:val="00271838"/>
    <w:rsid w:val="002719CA"/>
    <w:rsid w:val="00271A6C"/>
    <w:rsid w:val="00271E5A"/>
    <w:rsid w:val="00271F9B"/>
    <w:rsid w:val="002723BC"/>
    <w:rsid w:val="00272575"/>
    <w:rsid w:val="002728F1"/>
    <w:rsid w:val="00273712"/>
    <w:rsid w:val="00273D2A"/>
    <w:rsid w:val="002741D5"/>
    <w:rsid w:val="00274473"/>
    <w:rsid w:val="00274660"/>
    <w:rsid w:val="00274704"/>
    <w:rsid w:val="00274DAC"/>
    <w:rsid w:val="00274DB9"/>
    <w:rsid w:val="00275139"/>
    <w:rsid w:val="0027525E"/>
    <w:rsid w:val="00275479"/>
    <w:rsid w:val="00276192"/>
    <w:rsid w:val="002762BA"/>
    <w:rsid w:val="00276735"/>
    <w:rsid w:val="002768AC"/>
    <w:rsid w:val="0027698D"/>
    <w:rsid w:val="002771A7"/>
    <w:rsid w:val="002772E4"/>
    <w:rsid w:val="002773D7"/>
    <w:rsid w:val="0027743F"/>
    <w:rsid w:val="0027754B"/>
    <w:rsid w:val="002779C1"/>
    <w:rsid w:val="00280102"/>
    <w:rsid w:val="002806D2"/>
    <w:rsid w:val="00280810"/>
    <w:rsid w:val="00280A50"/>
    <w:rsid w:val="00280F96"/>
    <w:rsid w:val="00281344"/>
    <w:rsid w:val="002819CE"/>
    <w:rsid w:val="00281C91"/>
    <w:rsid w:val="00281D29"/>
    <w:rsid w:val="00281F83"/>
    <w:rsid w:val="00281FC2"/>
    <w:rsid w:val="00282996"/>
    <w:rsid w:val="00283419"/>
    <w:rsid w:val="002834E3"/>
    <w:rsid w:val="002835E6"/>
    <w:rsid w:val="0028362F"/>
    <w:rsid w:val="002836BA"/>
    <w:rsid w:val="00283BA4"/>
    <w:rsid w:val="00283DB5"/>
    <w:rsid w:val="0028449F"/>
    <w:rsid w:val="002846E7"/>
    <w:rsid w:val="00284852"/>
    <w:rsid w:val="002849DF"/>
    <w:rsid w:val="00284F93"/>
    <w:rsid w:val="002858AC"/>
    <w:rsid w:val="00285B60"/>
    <w:rsid w:val="00285B6E"/>
    <w:rsid w:val="00285E2F"/>
    <w:rsid w:val="00285F24"/>
    <w:rsid w:val="0028608F"/>
    <w:rsid w:val="00286277"/>
    <w:rsid w:val="00286621"/>
    <w:rsid w:val="002869E4"/>
    <w:rsid w:val="00286A9B"/>
    <w:rsid w:val="00286B15"/>
    <w:rsid w:val="00286DC4"/>
    <w:rsid w:val="00287213"/>
    <w:rsid w:val="00287F4A"/>
    <w:rsid w:val="00287F84"/>
    <w:rsid w:val="00287F8C"/>
    <w:rsid w:val="002903A6"/>
    <w:rsid w:val="002903CB"/>
    <w:rsid w:val="00290418"/>
    <w:rsid w:val="002905F0"/>
    <w:rsid w:val="0029064B"/>
    <w:rsid w:val="0029072C"/>
    <w:rsid w:val="002907A2"/>
    <w:rsid w:val="00290817"/>
    <w:rsid w:val="002911AC"/>
    <w:rsid w:val="00291279"/>
    <w:rsid w:val="0029138B"/>
    <w:rsid w:val="00291744"/>
    <w:rsid w:val="00291FCC"/>
    <w:rsid w:val="00292690"/>
    <w:rsid w:val="00292EFF"/>
    <w:rsid w:val="0029330E"/>
    <w:rsid w:val="002936D9"/>
    <w:rsid w:val="00293F61"/>
    <w:rsid w:val="00294229"/>
    <w:rsid w:val="0029491E"/>
    <w:rsid w:val="00294AB9"/>
    <w:rsid w:val="00294D74"/>
    <w:rsid w:val="002950DC"/>
    <w:rsid w:val="0029521E"/>
    <w:rsid w:val="00295B3A"/>
    <w:rsid w:val="00295B5A"/>
    <w:rsid w:val="00295CE1"/>
    <w:rsid w:val="00295D9B"/>
    <w:rsid w:val="00296122"/>
    <w:rsid w:val="0029657D"/>
    <w:rsid w:val="00296616"/>
    <w:rsid w:val="002966A8"/>
    <w:rsid w:val="00296B0A"/>
    <w:rsid w:val="0029725C"/>
    <w:rsid w:val="0029733B"/>
    <w:rsid w:val="00297354"/>
    <w:rsid w:val="0029779C"/>
    <w:rsid w:val="0029781A"/>
    <w:rsid w:val="002978B9"/>
    <w:rsid w:val="002A0D65"/>
    <w:rsid w:val="002A0E5F"/>
    <w:rsid w:val="002A0FDF"/>
    <w:rsid w:val="002A1082"/>
    <w:rsid w:val="002A12C8"/>
    <w:rsid w:val="002A153B"/>
    <w:rsid w:val="002A15CF"/>
    <w:rsid w:val="002A18A6"/>
    <w:rsid w:val="002A2609"/>
    <w:rsid w:val="002A2C89"/>
    <w:rsid w:val="002A2D4F"/>
    <w:rsid w:val="002A303F"/>
    <w:rsid w:val="002A3B44"/>
    <w:rsid w:val="002A3E8D"/>
    <w:rsid w:val="002A4684"/>
    <w:rsid w:val="002A4B8C"/>
    <w:rsid w:val="002A505F"/>
    <w:rsid w:val="002A52FE"/>
    <w:rsid w:val="002A550C"/>
    <w:rsid w:val="002A581C"/>
    <w:rsid w:val="002A5896"/>
    <w:rsid w:val="002A5AAA"/>
    <w:rsid w:val="002A5C13"/>
    <w:rsid w:val="002A5DA2"/>
    <w:rsid w:val="002A658E"/>
    <w:rsid w:val="002A6644"/>
    <w:rsid w:val="002A6A34"/>
    <w:rsid w:val="002A743F"/>
    <w:rsid w:val="002A7836"/>
    <w:rsid w:val="002A7A74"/>
    <w:rsid w:val="002A7EBE"/>
    <w:rsid w:val="002A7EC8"/>
    <w:rsid w:val="002B008D"/>
    <w:rsid w:val="002B01CA"/>
    <w:rsid w:val="002B06BD"/>
    <w:rsid w:val="002B0750"/>
    <w:rsid w:val="002B0C81"/>
    <w:rsid w:val="002B14E4"/>
    <w:rsid w:val="002B1502"/>
    <w:rsid w:val="002B16C2"/>
    <w:rsid w:val="002B190C"/>
    <w:rsid w:val="002B1C2D"/>
    <w:rsid w:val="002B1DA7"/>
    <w:rsid w:val="002B2197"/>
    <w:rsid w:val="002B21C0"/>
    <w:rsid w:val="002B230A"/>
    <w:rsid w:val="002B268D"/>
    <w:rsid w:val="002B2C9E"/>
    <w:rsid w:val="002B2E7B"/>
    <w:rsid w:val="002B2EC5"/>
    <w:rsid w:val="002B2F3A"/>
    <w:rsid w:val="002B2F42"/>
    <w:rsid w:val="002B311B"/>
    <w:rsid w:val="002B3253"/>
    <w:rsid w:val="002B32C9"/>
    <w:rsid w:val="002B351E"/>
    <w:rsid w:val="002B36F7"/>
    <w:rsid w:val="002B3CB6"/>
    <w:rsid w:val="002B3DAD"/>
    <w:rsid w:val="002B409E"/>
    <w:rsid w:val="002B47CB"/>
    <w:rsid w:val="002B4EBE"/>
    <w:rsid w:val="002B59F5"/>
    <w:rsid w:val="002B648F"/>
    <w:rsid w:val="002B6A73"/>
    <w:rsid w:val="002B7DF9"/>
    <w:rsid w:val="002C09EC"/>
    <w:rsid w:val="002C0E06"/>
    <w:rsid w:val="002C2764"/>
    <w:rsid w:val="002C2BDC"/>
    <w:rsid w:val="002C2C68"/>
    <w:rsid w:val="002C2E68"/>
    <w:rsid w:val="002C3045"/>
    <w:rsid w:val="002C312D"/>
    <w:rsid w:val="002C333C"/>
    <w:rsid w:val="002C35B6"/>
    <w:rsid w:val="002C3BD7"/>
    <w:rsid w:val="002C3F39"/>
    <w:rsid w:val="002C3FEA"/>
    <w:rsid w:val="002C405E"/>
    <w:rsid w:val="002C4760"/>
    <w:rsid w:val="002C48F4"/>
    <w:rsid w:val="002C5179"/>
    <w:rsid w:val="002C5257"/>
    <w:rsid w:val="002C585D"/>
    <w:rsid w:val="002C59BA"/>
    <w:rsid w:val="002C5B58"/>
    <w:rsid w:val="002C5D48"/>
    <w:rsid w:val="002C5ED1"/>
    <w:rsid w:val="002C5ED7"/>
    <w:rsid w:val="002C615B"/>
    <w:rsid w:val="002C6488"/>
    <w:rsid w:val="002C67F1"/>
    <w:rsid w:val="002C7B7C"/>
    <w:rsid w:val="002D0019"/>
    <w:rsid w:val="002D026F"/>
    <w:rsid w:val="002D064A"/>
    <w:rsid w:val="002D06CB"/>
    <w:rsid w:val="002D07B7"/>
    <w:rsid w:val="002D08A5"/>
    <w:rsid w:val="002D0F0B"/>
    <w:rsid w:val="002D0F48"/>
    <w:rsid w:val="002D1558"/>
    <w:rsid w:val="002D19BF"/>
    <w:rsid w:val="002D1BCA"/>
    <w:rsid w:val="002D22EA"/>
    <w:rsid w:val="002D2370"/>
    <w:rsid w:val="002D2432"/>
    <w:rsid w:val="002D2C1C"/>
    <w:rsid w:val="002D2F69"/>
    <w:rsid w:val="002D311C"/>
    <w:rsid w:val="002D3158"/>
    <w:rsid w:val="002D3338"/>
    <w:rsid w:val="002D3546"/>
    <w:rsid w:val="002D36DE"/>
    <w:rsid w:val="002D3F4F"/>
    <w:rsid w:val="002D4247"/>
    <w:rsid w:val="002D4310"/>
    <w:rsid w:val="002D445B"/>
    <w:rsid w:val="002D4465"/>
    <w:rsid w:val="002D4BAD"/>
    <w:rsid w:val="002D4C49"/>
    <w:rsid w:val="002D5682"/>
    <w:rsid w:val="002D576F"/>
    <w:rsid w:val="002D59A6"/>
    <w:rsid w:val="002D5DD7"/>
    <w:rsid w:val="002D5E00"/>
    <w:rsid w:val="002D60BB"/>
    <w:rsid w:val="002D6280"/>
    <w:rsid w:val="002D67F3"/>
    <w:rsid w:val="002D6871"/>
    <w:rsid w:val="002D6B69"/>
    <w:rsid w:val="002D7972"/>
    <w:rsid w:val="002D7974"/>
    <w:rsid w:val="002E066D"/>
    <w:rsid w:val="002E0A6D"/>
    <w:rsid w:val="002E0E80"/>
    <w:rsid w:val="002E0F97"/>
    <w:rsid w:val="002E1381"/>
    <w:rsid w:val="002E1CEC"/>
    <w:rsid w:val="002E1D96"/>
    <w:rsid w:val="002E215D"/>
    <w:rsid w:val="002E2419"/>
    <w:rsid w:val="002E255E"/>
    <w:rsid w:val="002E2698"/>
    <w:rsid w:val="002E2897"/>
    <w:rsid w:val="002E2A47"/>
    <w:rsid w:val="002E320E"/>
    <w:rsid w:val="002E32EA"/>
    <w:rsid w:val="002E3928"/>
    <w:rsid w:val="002E394E"/>
    <w:rsid w:val="002E3A06"/>
    <w:rsid w:val="002E3AB0"/>
    <w:rsid w:val="002E3E3E"/>
    <w:rsid w:val="002E3F07"/>
    <w:rsid w:val="002E45AB"/>
    <w:rsid w:val="002E46D6"/>
    <w:rsid w:val="002E48F3"/>
    <w:rsid w:val="002E4978"/>
    <w:rsid w:val="002E51C5"/>
    <w:rsid w:val="002E57E2"/>
    <w:rsid w:val="002E5993"/>
    <w:rsid w:val="002E5DCD"/>
    <w:rsid w:val="002E5EBD"/>
    <w:rsid w:val="002E6682"/>
    <w:rsid w:val="002E6899"/>
    <w:rsid w:val="002E6A98"/>
    <w:rsid w:val="002E6BBB"/>
    <w:rsid w:val="002E6E31"/>
    <w:rsid w:val="002F0D22"/>
    <w:rsid w:val="002F0FFC"/>
    <w:rsid w:val="002F1044"/>
    <w:rsid w:val="002F1193"/>
    <w:rsid w:val="002F1B67"/>
    <w:rsid w:val="002F2A8A"/>
    <w:rsid w:val="002F2D7A"/>
    <w:rsid w:val="002F2E8D"/>
    <w:rsid w:val="002F3A59"/>
    <w:rsid w:val="002F4103"/>
    <w:rsid w:val="002F5E9A"/>
    <w:rsid w:val="002F6177"/>
    <w:rsid w:val="002F6DC3"/>
    <w:rsid w:val="002F7396"/>
    <w:rsid w:val="002F7887"/>
    <w:rsid w:val="002F78A7"/>
    <w:rsid w:val="002F78B0"/>
    <w:rsid w:val="002F7A20"/>
    <w:rsid w:val="002F7B0A"/>
    <w:rsid w:val="002F7D82"/>
    <w:rsid w:val="00300169"/>
    <w:rsid w:val="00300178"/>
    <w:rsid w:val="00300C5F"/>
    <w:rsid w:val="00300CDC"/>
    <w:rsid w:val="00301061"/>
    <w:rsid w:val="00301276"/>
    <w:rsid w:val="003012F6"/>
    <w:rsid w:val="00301548"/>
    <w:rsid w:val="00301672"/>
    <w:rsid w:val="00301851"/>
    <w:rsid w:val="00301884"/>
    <w:rsid w:val="0030208E"/>
    <w:rsid w:val="003025D0"/>
    <w:rsid w:val="00303279"/>
    <w:rsid w:val="00303512"/>
    <w:rsid w:val="00303ADF"/>
    <w:rsid w:val="00303D8C"/>
    <w:rsid w:val="00303DA5"/>
    <w:rsid w:val="00303E51"/>
    <w:rsid w:val="0030406F"/>
    <w:rsid w:val="003041EB"/>
    <w:rsid w:val="00305016"/>
    <w:rsid w:val="00305BF9"/>
    <w:rsid w:val="00305CAE"/>
    <w:rsid w:val="00305CC4"/>
    <w:rsid w:val="00305D19"/>
    <w:rsid w:val="00305D99"/>
    <w:rsid w:val="00305E40"/>
    <w:rsid w:val="00305FBD"/>
    <w:rsid w:val="00306907"/>
    <w:rsid w:val="00306F94"/>
    <w:rsid w:val="0030754B"/>
    <w:rsid w:val="00307568"/>
    <w:rsid w:val="0031051A"/>
    <w:rsid w:val="0031060D"/>
    <w:rsid w:val="00310BD4"/>
    <w:rsid w:val="00310DBE"/>
    <w:rsid w:val="00311ADD"/>
    <w:rsid w:val="00311FD6"/>
    <w:rsid w:val="00312577"/>
    <w:rsid w:val="00313653"/>
    <w:rsid w:val="003137D0"/>
    <w:rsid w:val="00313D08"/>
    <w:rsid w:val="0031434C"/>
    <w:rsid w:val="003145A1"/>
    <w:rsid w:val="00315136"/>
    <w:rsid w:val="0031519F"/>
    <w:rsid w:val="00315601"/>
    <w:rsid w:val="0031564E"/>
    <w:rsid w:val="003157A8"/>
    <w:rsid w:val="00315B36"/>
    <w:rsid w:val="0031656A"/>
    <w:rsid w:val="00316577"/>
    <w:rsid w:val="003166FD"/>
    <w:rsid w:val="00316E46"/>
    <w:rsid w:val="00317346"/>
    <w:rsid w:val="003177D2"/>
    <w:rsid w:val="0031786C"/>
    <w:rsid w:val="00317966"/>
    <w:rsid w:val="00317D0D"/>
    <w:rsid w:val="003206FC"/>
    <w:rsid w:val="00320C78"/>
    <w:rsid w:val="0032123D"/>
    <w:rsid w:val="003212B8"/>
    <w:rsid w:val="0032138E"/>
    <w:rsid w:val="003215D8"/>
    <w:rsid w:val="00321643"/>
    <w:rsid w:val="003216D5"/>
    <w:rsid w:val="00321BC9"/>
    <w:rsid w:val="00321C20"/>
    <w:rsid w:val="00321ECD"/>
    <w:rsid w:val="00322225"/>
    <w:rsid w:val="00322638"/>
    <w:rsid w:val="003228E4"/>
    <w:rsid w:val="00322CFD"/>
    <w:rsid w:val="00322D01"/>
    <w:rsid w:val="003235D9"/>
    <w:rsid w:val="00323A16"/>
    <w:rsid w:val="00324208"/>
    <w:rsid w:val="003251C5"/>
    <w:rsid w:val="003258BD"/>
    <w:rsid w:val="00325B1B"/>
    <w:rsid w:val="00325F9B"/>
    <w:rsid w:val="00326182"/>
    <w:rsid w:val="00326322"/>
    <w:rsid w:val="003268E0"/>
    <w:rsid w:val="00327613"/>
    <w:rsid w:val="00327944"/>
    <w:rsid w:val="00327A25"/>
    <w:rsid w:val="00327CE1"/>
    <w:rsid w:val="00327DD8"/>
    <w:rsid w:val="00327E1B"/>
    <w:rsid w:val="00327E92"/>
    <w:rsid w:val="00330020"/>
    <w:rsid w:val="003300BB"/>
    <w:rsid w:val="00330668"/>
    <w:rsid w:val="003308B4"/>
    <w:rsid w:val="0033095C"/>
    <w:rsid w:val="00330CC8"/>
    <w:rsid w:val="00330CF8"/>
    <w:rsid w:val="00330F56"/>
    <w:rsid w:val="0033184D"/>
    <w:rsid w:val="003318EC"/>
    <w:rsid w:val="00331992"/>
    <w:rsid w:val="00332C93"/>
    <w:rsid w:val="00333099"/>
    <w:rsid w:val="0033315F"/>
    <w:rsid w:val="00333569"/>
    <w:rsid w:val="003338DC"/>
    <w:rsid w:val="0033415F"/>
    <w:rsid w:val="003342AB"/>
    <w:rsid w:val="00334432"/>
    <w:rsid w:val="00334825"/>
    <w:rsid w:val="00334B5D"/>
    <w:rsid w:val="00335408"/>
    <w:rsid w:val="0033580A"/>
    <w:rsid w:val="0033599C"/>
    <w:rsid w:val="003359D5"/>
    <w:rsid w:val="00335C2C"/>
    <w:rsid w:val="003362FB"/>
    <w:rsid w:val="003364A7"/>
    <w:rsid w:val="0033694F"/>
    <w:rsid w:val="003369FE"/>
    <w:rsid w:val="00336AA7"/>
    <w:rsid w:val="00336AED"/>
    <w:rsid w:val="00336F93"/>
    <w:rsid w:val="003377D4"/>
    <w:rsid w:val="00340022"/>
    <w:rsid w:val="003406F4"/>
    <w:rsid w:val="00341183"/>
    <w:rsid w:val="00341A59"/>
    <w:rsid w:val="00341ACB"/>
    <w:rsid w:val="00341AF8"/>
    <w:rsid w:val="003427A4"/>
    <w:rsid w:val="00342AD5"/>
    <w:rsid w:val="00342BA4"/>
    <w:rsid w:val="00342D38"/>
    <w:rsid w:val="00342E90"/>
    <w:rsid w:val="003438B9"/>
    <w:rsid w:val="003439B3"/>
    <w:rsid w:val="00343C7F"/>
    <w:rsid w:val="003443DB"/>
    <w:rsid w:val="0034447C"/>
    <w:rsid w:val="0034452D"/>
    <w:rsid w:val="003448D2"/>
    <w:rsid w:val="00344C1A"/>
    <w:rsid w:val="00345201"/>
    <w:rsid w:val="00345A46"/>
    <w:rsid w:val="00345DBD"/>
    <w:rsid w:val="00345E65"/>
    <w:rsid w:val="003471DE"/>
    <w:rsid w:val="003472BA"/>
    <w:rsid w:val="0034772E"/>
    <w:rsid w:val="003478C1"/>
    <w:rsid w:val="00347C69"/>
    <w:rsid w:val="00347D6B"/>
    <w:rsid w:val="00350037"/>
    <w:rsid w:val="0035043D"/>
    <w:rsid w:val="003504B2"/>
    <w:rsid w:val="00350CC9"/>
    <w:rsid w:val="00350DCA"/>
    <w:rsid w:val="00350EE1"/>
    <w:rsid w:val="003514D4"/>
    <w:rsid w:val="00351BE6"/>
    <w:rsid w:val="00351C9E"/>
    <w:rsid w:val="00352106"/>
    <w:rsid w:val="00352A8C"/>
    <w:rsid w:val="00352CC2"/>
    <w:rsid w:val="00352D17"/>
    <w:rsid w:val="00353300"/>
    <w:rsid w:val="00353CC5"/>
    <w:rsid w:val="00353D7D"/>
    <w:rsid w:val="003541B9"/>
    <w:rsid w:val="003542EE"/>
    <w:rsid w:val="003551B1"/>
    <w:rsid w:val="003551C3"/>
    <w:rsid w:val="00355577"/>
    <w:rsid w:val="003559C1"/>
    <w:rsid w:val="00355C69"/>
    <w:rsid w:val="00356226"/>
    <w:rsid w:val="0035697F"/>
    <w:rsid w:val="00356BF4"/>
    <w:rsid w:val="00357897"/>
    <w:rsid w:val="003578D7"/>
    <w:rsid w:val="00357A2A"/>
    <w:rsid w:val="00357ADE"/>
    <w:rsid w:val="00357AE2"/>
    <w:rsid w:val="00360030"/>
    <w:rsid w:val="0036074F"/>
    <w:rsid w:val="00361484"/>
    <w:rsid w:val="003615A9"/>
    <w:rsid w:val="00361877"/>
    <w:rsid w:val="00361B8D"/>
    <w:rsid w:val="003622A1"/>
    <w:rsid w:val="003622E2"/>
    <w:rsid w:val="0036234D"/>
    <w:rsid w:val="0036287E"/>
    <w:rsid w:val="00363012"/>
    <w:rsid w:val="0036308B"/>
    <w:rsid w:val="0036331E"/>
    <w:rsid w:val="00363381"/>
    <w:rsid w:val="00363B95"/>
    <w:rsid w:val="003640DE"/>
    <w:rsid w:val="003649AF"/>
    <w:rsid w:val="003649E9"/>
    <w:rsid w:val="0036517B"/>
    <w:rsid w:val="00365203"/>
    <w:rsid w:val="003659BD"/>
    <w:rsid w:val="00365D5E"/>
    <w:rsid w:val="00366125"/>
    <w:rsid w:val="00366323"/>
    <w:rsid w:val="00366462"/>
    <w:rsid w:val="00366654"/>
    <w:rsid w:val="003676F3"/>
    <w:rsid w:val="0036783A"/>
    <w:rsid w:val="00367F79"/>
    <w:rsid w:val="003700A8"/>
    <w:rsid w:val="00370341"/>
    <w:rsid w:val="00370BB4"/>
    <w:rsid w:val="00370E7E"/>
    <w:rsid w:val="00370F84"/>
    <w:rsid w:val="00371086"/>
    <w:rsid w:val="0037109A"/>
    <w:rsid w:val="0037134A"/>
    <w:rsid w:val="0037183F"/>
    <w:rsid w:val="00371A43"/>
    <w:rsid w:val="00371F35"/>
    <w:rsid w:val="0037265D"/>
    <w:rsid w:val="0037273B"/>
    <w:rsid w:val="00372976"/>
    <w:rsid w:val="003733A9"/>
    <w:rsid w:val="003734B1"/>
    <w:rsid w:val="00373A39"/>
    <w:rsid w:val="00373D01"/>
    <w:rsid w:val="00374053"/>
    <w:rsid w:val="00374A06"/>
    <w:rsid w:val="00374B09"/>
    <w:rsid w:val="00374F20"/>
    <w:rsid w:val="00375067"/>
    <w:rsid w:val="003753C2"/>
    <w:rsid w:val="003755B6"/>
    <w:rsid w:val="00375AE7"/>
    <w:rsid w:val="003767B6"/>
    <w:rsid w:val="00376A97"/>
    <w:rsid w:val="00376FC0"/>
    <w:rsid w:val="00377271"/>
    <w:rsid w:val="00377AF0"/>
    <w:rsid w:val="00380075"/>
    <w:rsid w:val="003800EA"/>
    <w:rsid w:val="003800F2"/>
    <w:rsid w:val="00380124"/>
    <w:rsid w:val="00380397"/>
    <w:rsid w:val="00380679"/>
    <w:rsid w:val="00380837"/>
    <w:rsid w:val="00380BFC"/>
    <w:rsid w:val="00380C86"/>
    <w:rsid w:val="00381499"/>
    <w:rsid w:val="003816D8"/>
    <w:rsid w:val="0038171A"/>
    <w:rsid w:val="003819B6"/>
    <w:rsid w:val="00381DFC"/>
    <w:rsid w:val="00382967"/>
    <w:rsid w:val="00382E36"/>
    <w:rsid w:val="00382E5C"/>
    <w:rsid w:val="003833C5"/>
    <w:rsid w:val="0038340D"/>
    <w:rsid w:val="00383633"/>
    <w:rsid w:val="003837FB"/>
    <w:rsid w:val="003838ED"/>
    <w:rsid w:val="003841CB"/>
    <w:rsid w:val="0038430E"/>
    <w:rsid w:val="00384622"/>
    <w:rsid w:val="00384BDA"/>
    <w:rsid w:val="00384C8A"/>
    <w:rsid w:val="00385B19"/>
    <w:rsid w:val="00385B5F"/>
    <w:rsid w:val="003866D0"/>
    <w:rsid w:val="003867A2"/>
    <w:rsid w:val="0038690C"/>
    <w:rsid w:val="00386AE7"/>
    <w:rsid w:val="00386E61"/>
    <w:rsid w:val="00386E78"/>
    <w:rsid w:val="00387087"/>
    <w:rsid w:val="003873B1"/>
    <w:rsid w:val="0038744E"/>
    <w:rsid w:val="00387468"/>
    <w:rsid w:val="00390621"/>
    <w:rsid w:val="003915F2"/>
    <w:rsid w:val="0039161F"/>
    <w:rsid w:val="00391BC5"/>
    <w:rsid w:val="00391CF2"/>
    <w:rsid w:val="00391ED8"/>
    <w:rsid w:val="003920DB"/>
    <w:rsid w:val="0039255C"/>
    <w:rsid w:val="003927F7"/>
    <w:rsid w:val="003930FE"/>
    <w:rsid w:val="0039319E"/>
    <w:rsid w:val="003936F3"/>
    <w:rsid w:val="00393B34"/>
    <w:rsid w:val="00393E9C"/>
    <w:rsid w:val="00393EC0"/>
    <w:rsid w:val="0039451B"/>
    <w:rsid w:val="003948B4"/>
    <w:rsid w:val="00394CA0"/>
    <w:rsid w:val="00395157"/>
    <w:rsid w:val="00395DF0"/>
    <w:rsid w:val="00396008"/>
    <w:rsid w:val="003963A8"/>
    <w:rsid w:val="00396587"/>
    <w:rsid w:val="0039658D"/>
    <w:rsid w:val="003966A9"/>
    <w:rsid w:val="00396A0D"/>
    <w:rsid w:val="00396CD2"/>
    <w:rsid w:val="00397521"/>
    <w:rsid w:val="003979D3"/>
    <w:rsid w:val="00397EF2"/>
    <w:rsid w:val="00397FD4"/>
    <w:rsid w:val="003A0816"/>
    <w:rsid w:val="003A0C3E"/>
    <w:rsid w:val="003A11E8"/>
    <w:rsid w:val="003A11FE"/>
    <w:rsid w:val="003A167D"/>
    <w:rsid w:val="003A16E4"/>
    <w:rsid w:val="003A1719"/>
    <w:rsid w:val="003A1F78"/>
    <w:rsid w:val="003A248E"/>
    <w:rsid w:val="003A2555"/>
    <w:rsid w:val="003A26F5"/>
    <w:rsid w:val="003A3A9F"/>
    <w:rsid w:val="003A3AA4"/>
    <w:rsid w:val="003A404C"/>
    <w:rsid w:val="003A40F5"/>
    <w:rsid w:val="003A42DA"/>
    <w:rsid w:val="003A4948"/>
    <w:rsid w:val="003A4DC2"/>
    <w:rsid w:val="003A4F4F"/>
    <w:rsid w:val="003A4F5F"/>
    <w:rsid w:val="003A5228"/>
    <w:rsid w:val="003A5A7F"/>
    <w:rsid w:val="003A5AFC"/>
    <w:rsid w:val="003A6528"/>
    <w:rsid w:val="003A67FE"/>
    <w:rsid w:val="003A68ED"/>
    <w:rsid w:val="003A6B56"/>
    <w:rsid w:val="003A7146"/>
    <w:rsid w:val="003A72AF"/>
    <w:rsid w:val="003A742B"/>
    <w:rsid w:val="003A74A7"/>
    <w:rsid w:val="003A754B"/>
    <w:rsid w:val="003A7955"/>
    <w:rsid w:val="003A7A97"/>
    <w:rsid w:val="003B0045"/>
    <w:rsid w:val="003B00F0"/>
    <w:rsid w:val="003B05F4"/>
    <w:rsid w:val="003B0652"/>
    <w:rsid w:val="003B0A18"/>
    <w:rsid w:val="003B0B5C"/>
    <w:rsid w:val="003B0CE8"/>
    <w:rsid w:val="003B0E51"/>
    <w:rsid w:val="003B10C8"/>
    <w:rsid w:val="003B15DD"/>
    <w:rsid w:val="003B1824"/>
    <w:rsid w:val="003B1A37"/>
    <w:rsid w:val="003B2489"/>
    <w:rsid w:val="003B26ED"/>
    <w:rsid w:val="003B2AA7"/>
    <w:rsid w:val="003B2AC4"/>
    <w:rsid w:val="003B3135"/>
    <w:rsid w:val="003B349C"/>
    <w:rsid w:val="003B42EE"/>
    <w:rsid w:val="003B47A7"/>
    <w:rsid w:val="003B4A2C"/>
    <w:rsid w:val="003B4C50"/>
    <w:rsid w:val="003B4D92"/>
    <w:rsid w:val="003B4F95"/>
    <w:rsid w:val="003B5000"/>
    <w:rsid w:val="003B5165"/>
    <w:rsid w:val="003B5899"/>
    <w:rsid w:val="003B5C60"/>
    <w:rsid w:val="003B5FFD"/>
    <w:rsid w:val="003B6044"/>
    <w:rsid w:val="003B659A"/>
    <w:rsid w:val="003B6B88"/>
    <w:rsid w:val="003B6D5A"/>
    <w:rsid w:val="003B6E35"/>
    <w:rsid w:val="003B6E7D"/>
    <w:rsid w:val="003B78D5"/>
    <w:rsid w:val="003B7B96"/>
    <w:rsid w:val="003B7EAF"/>
    <w:rsid w:val="003C02C1"/>
    <w:rsid w:val="003C03E9"/>
    <w:rsid w:val="003C04E7"/>
    <w:rsid w:val="003C0640"/>
    <w:rsid w:val="003C0A6D"/>
    <w:rsid w:val="003C0F78"/>
    <w:rsid w:val="003C0F89"/>
    <w:rsid w:val="003C1282"/>
    <w:rsid w:val="003C12EB"/>
    <w:rsid w:val="003C1704"/>
    <w:rsid w:val="003C1EA5"/>
    <w:rsid w:val="003C1F99"/>
    <w:rsid w:val="003C26B1"/>
    <w:rsid w:val="003C2A83"/>
    <w:rsid w:val="003C2DA4"/>
    <w:rsid w:val="003C30D0"/>
    <w:rsid w:val="003C351A"/>
    <w:rsid w:val="003C37A1"/>
    <w:rsid w:val="003C428F"/>
    <w:rsid w:val="003C4B15"/>
    <w:rsid w:val="003C53F8"/>
    <w:rsid w:val="003C5647"/>
    <w:rsid w:val="003C5688"/>
    <w:rsid w:val="003C6185"/>
    <w:rsid w:val="003C6401"/>
    <w:rsid w:val="003C6421"/>
    <w:rsid w:val="003C7231"/>
    <w:rsid w:val="003C73C0"/>
    <w:rsid w:val="003C75C8"/>
    <w:rsid w:val="003C7A9E"/>
    <w:rsid w:val="003C7AFA"/>
    <w:rsid w:val="003D038F"/>
    <w:rsid w:val="003D0781"/>
    <w:rsid w:val="003D0878"/>
    <w:rsid w:val="003D0A7D"/>
    <w:rsid w:val="003D1010"/>
    <w:rsid w:val="003D120E"/>
    <w:rsid w:val="003D137B"/>
    <w:rsid w:val="003D142F"/>
    <w:rsid w:val="003D1715"/>
    <w:rsid w:val="003D18DE"/>
    <w:rsid w:val="003D1A50"/>
    <w:rsid w:val="003D1CB9"/>
    <w:rsid w:val="003D1DD1"/>
    <w:rsid w:val="003D2227"/>
    <w:rsid w:val="003D241D"/>
    <w:rsid w:val="003D26CD"/>
    <w:rsid w:val="003D26F6"/>
    <w:rsid w:val="003D2C92"/>
    <w:rsid w:val="003D3A04"/>
    <w:rsid w:val="003D40F8"/>
    <w:rsid w:val="003D4780"/>
    <w:rsid w:val="003D4906"/>
    <w:rsid w:val="003D49AF"/>
    <w:rsid w:val="003D4B2D"/>
    <w:rsid w:val="003D4E85"/>
    <w:rsid w:val="003D4F77"/>
    <w:rsid w:val="003D4FDE"/>
    <w:rsid w:val="003D52AD"/>
    <w:rsid w:val="003D5983"/>
    <w:rsid w:val="003D5ACE"/>
    <w:rsid w:val="003D5E55"/>
    <w:rsid w:val="003D6253"/>
    <w:rsid w:val="003D64DB"/>
    <w:rsid w:val="003D67DB"/>
    <w:rsid w:val="003D6969"/>
    <w:rsid w:val="003D6C82"/>
    <w:rsid w:val="003D6DBF"/>
    <w:rsid w:val="003D7C0A"/>
    <w:rsid w:val="003E059A"/>
    <w:rsid w:val="003E0605"/>
    <w:rsid w:val="003E062D"/>
    <w:rsid w:val="003E0949"/>
    <w:rsid w:val="003E0C15"/>
    <w:rsid w:val="003E0C66"/>
    <w:rsid w:val="003E0C88"/>
    <w:rsid w:val="003E121A"/>
    <w:rsid w:val="003E1646"/>
    <w:rsid w:val="003E1A3F"/>
    <w:rsid w:val="003E225F"/>
    <w:rsid w:val="003E22A2"/>
    <w:rsid w:val="003E2AC7"/>
    <w:rsid w:val="003E2B13"/>
    <w:rsid w:val="003E2F72"/>
    <w:rsid w:val="003E3440"/>
    <w:rsid w:val="003E377A"/>
    <w:rsid w:val="003E3853"/>
    <w:rsid w:val="003E40C0"/>
    <w:rsid w:val="003E45BF"/>
    <w:rsid w:val="003E481D"/>
    <w:rsid w:val="003E5162"/>
    <w:rsid w:val="003E5190"/>
    <w:rsid w:val="003E5BAA"/>
    <w:rsid w:val="003E5E20"/>
    <w:rsid w:val="003E6383"/>
    <w:rsid w:val="003E653A"/>
    <w:rsid w:val="003E6EEC"/>
    <w:rsid w:val="003E6F61"/>
    <w:rsid w:val="003E7327"/>
    <w:rsid w:val="003E7C8C"/>
    <w:rsid w:val="003E7D28"/>
    <w:rsid w:val="003E7DAE"/>
    <w:rsid w:val="003F009F"/>
    <w:rsid w:val="003F011A"/>
    <w:rsid w:val="003F052B"/>
    <w:rsid w:val="003F09DB"/>
    <w:rsid w:val="003F0DFD"/>
    <w:rsid w:val="003F1272"/>
    <w:rsid w:val="003F1A1D"/>
    <w:rsid w:val="003F1C0A"/>
    <w:rsid w:val="003F1C1E"/>
    <w:rsid w:val="003F2023"/>
    <w:rsid w:val="003F2448"/>
    <w:rsid w:val="003F3007"/>
    <w:rsid w:val="003F324B"/>
    <w:rsid w:val="003F33FC"/>
    <w:rsid w:val="003F3890"/>
    <w:rsid w:val="003F3E2D"/>
    <w:rsid w:val="003F439D"/>
    <w:rsid w:val="003F447A"/>
    <w:rsid w:val="003F4C43"/>
    <w:rsid w:val="003F519C"/>
    <w:rsid w:val="003F5552"/>
    <w:rsid w:val="003F5866"/>
    <w:rsid w:val="003F5903"/>
    <w:rsid w:val="003F597D"/>
    <w:rsid w:val="003F69D8"/>
    <w:rsid w:val="003F7019"/>
    <w:rsid w:val="003F70CF"/>
    <w:rsid w:val="003F71D7"/>
    <w:rsid w:val="003F74AB"/>
    <w:rsid w:val="003F7CFB"/>
    <w:rsid w:val="003F7FC2"/>
    <w:rsid w:val="00400E62"/>
    <w:rsid w:val="00400F7C"/>
    <w:rsid w:val="00401007"/>
    <w:rsid w:val="00401055"/>
    <w:rsid w:val="00401343"/>
    <w:rsid w:val="004018E3"/>
    <w:rsid w:val="00401D17"/>
    <w:rsid w:val="00402096"/>
    <w:rsid w:val="004021D2"/>
    <w:rsid w:val="00402523"/>
    <w:rsid w:val="00402AD3"/>
    <w:rsid w:val="00402F65"/>
    <w:rsid w:val="00402FD7"/>
    <w:rsid w:val="0040342D"/>
    <w:rsid w:val="00403FAF"/>
    <w:rsid w:val="00404402"/>
    <w:rsid w:val="00404B39"/>
    <w:rsid w:val="00405616"/>
    <w:rsid w:val="004057E2"/>
    <w:rsid w:val="004058C7"/>
    <w:rsid w:val="0040599C"/>
    <w:rsid w:val="00406586"/>
    <w:rsid w:val="00406A6A"/>
    <w:rsid w:val="00406FA0"/>
    <w:rsid w:val="00407B46"/>
    <w:rsid w:val="00407B85"/>
    <w:rsid w:val="00410086"/>
    <w:rsid w:val="004100F7"/>
    <w:rsid w:val="00410637"/>
    <w:rsid w:val="00410856"/>
    <w:rsid w:val="00411536"/>
    <w:rsid w:val="00411892"/>
    <w:rsid w:val="00411E86"/>
    <w:rsid w:val="00411F18"/>
    <w:rsid w:val="00411F20"/>
    <w:rsid w:val="004122CB"/>
    <w:rsid w:val="0041338A"/>
    <w:rsid w:val="00413716"/>
    <w:rsid w:val="00413CA3"/>
    <w:rsid w:val="0041419C"/>
    <w:rsid w:val="00414296"/>
    <w:rsid w:val="004142BB"/>
    <w:rsid w:val="004144F2"/>
    <w:rsid w:val="00414649"/>
    <w:rsid w:val="0041479A"/>
    <w:rsid w:val="00414F7D"/>
    <w:rsid w:val="004150D0"/>
    <w:rsid w:val="004153F2"/>
    <w:rsid w:val="00415777"/>
    <w:rsid w:val="004157A3"/>
    <w:rsid w:val="00415BDA"/>
    <w:rsid w:val="00415C87"/>
    <w:rsid w:val="004166D0"/>
    <w:rsid w:val="00416FBC"/>
    <w:rsid w:val="00417698"/>
    <w:rsid w:val="00417CB4"/>
    <w:rsid w:val="00417E4B"/>
    <w:rsid w:val="00417E91"/>
    <w:rsid w:val="00417EF3"/>
    <w:rsid w:val="00420190"/>
    <w:rsid w:val="00420665"/>
    <w:rsid w:val="00420680"/>
    <w:rsid w:val="00420897"/>
    <w:rsid w:val="00420BDE"/>
    <w:rsid w:val="00420C38"/>
    <w:rsid w:val="00420FD1"/>
    <w:rsid w:val="004210BA"/>
    <w:rsid w:val="00421336"/>
    <w:rsid w:val="00421864"/>
    <w:rsid w:val="0042188B"/>
    <w:rsid w:val="0042193F"/>
    <w:rsid w:val="00421940"/>
    <w:rsid w:val="00421CD3"/>
    <w:rsid w:val="00421E1E"/>
    <w:rsid w:val="00421F18"/>
    <w:rsid w:val="00422063"/>
    <w:rsid w:val="00422156"/>
    <w:rsid w:val="00422225"/>
    <w:rsid w:val="00422A63"/>
    <w:rsid w:val="00422CE2"/>
    <w:rsid w:val="00422DDD"/>
    <w:rsid w:val="00423473"/>
    <w:rsid w:val="00423DEC"/>
    <w:rsid w:val="004243E0"/>
    <w:rsid w:val="00424A0E"/>
    <w:rsid w:val="00424ABC"/>
    <w:rsid w:val="00424C00"/>
    <w:rsid w:val="00424DA0"/>
    <w:rsid w:val="00424DBB"/>
    <w:rsid w:val="00425078"/>
    <w:rsid w:val="0042537A"/>
    <w:rsid w:val="00425628"/>
    <w:rsid w:val="00425C15"/>
    <w:rsid w:val="00425CBF"/>
    <w:rsid w:val="00425E1B"/>
    <w:rsid w:val="0042613A"/>
    <w:rsid w:val="00426209"/>
    <w:rsid w:val="004265E5"/>
    <w:rsid w:val="00426A71"/>
    <w:rsid w:val="00427497"/>
    <w:rsid w:val="0042788B"/>
    <w:rsid w:val="00427E39"/>
    <w:rsid w:val="004300B5"/>
    <w:rsid w:val="0043013E"/>
    <w:rsid w:val="004304D8"/>
    <w:rsid w:val="0043055B"/>
    <w:rsid w:val="00430795"/>
    <w:rsid w:val="0043082B"/>
    <w:rsid w:val="00430C7C"/>
    <w:rsid w:val="0043127E"/>
    <w:rsid w:val="00431BCA"/>
    <w:rsid w:val="00432233"/>
    <w:rsid w:val="00432365"/>
    <w:rsid w:val="00432869"/>
    <w:rsid w:val="00432B0B"/>
    <w:rsid w:val="00432F17"/>
    <w:rsid w:val="00433187"/>
    <w:rsid w:val="004331BB"/>
    <w:rsid w:val="00433991"/>
    <w:rsid w:val="00433A48"/>
    <w:rsid w:val="00433BF7"/>
    <w:rsid w:val="00433E1B"/>
    <w:rsid w:val="00433F50"/>
    <w:rsid w:val="00434147"/>
    <w:rsid w:val="00434459"/>
    <w:rsid w:val="00435394"/>
    <w:rsid w:val="004354A5"/>
    <w:rsid w:val="004359A8"/>
    <w:rsid w:val="00435CC4"/>
    <w:rsid w:val="00436157"/>
    <w:rsid w:val="00436EA7"/>
    <w:rsid w:val="00436FFE"/>
    <w:rsid w:val="00437557"/>
    <w:rsid w:val="00440022"/>
    <w:rsid w:val="004400B0"/>
    <w:rsid w:val="0044028C"/>
    <w:rsid w:val="004407BD"/>
    <w:rsid w:val="00440D33"/>
    <w:rsid w:val="00440DDD"/>
    <w:rsid w:val="00440EC6"/>
    <w:rsid w:val="0044134F"/>
    <w:rsid w:val="00441D8B"/>
    <w:rsid w:val="00441DD3"/>
    <w:rsid w:val="0044218A"/>
    <w:rsid w:val="00442B5C"/>
    <w:rsid w:val="00443566"/>
    <w:rsid w:val="004435B0"/>
    <w:rsid w:val="004436D5"/>
    <w:rsid w:val="00443741"/>
    <w:rsid w:val="00443944"/>
    <w:rsid w:val="0044438E"/>
    <w:rsid w:val="0044450F"/>
    <w:rsid w:val="00444B70"/>
    <w:rsid w:val="00444F8C"/>
    <w:rsid w:val="004451BF"/>
    <w:rsid w:val="00445213"/>
    <w:rsid w:val="004457CC"/>
    <w:rsid w:val="00445968"/>
    <w:rsid w:val="00445E57"/>
    <w:rsid w:val="00445F93"/>
    <w:rsid w:val="004464D5"/>
    <w:rsid w:val="0044676C"/>
    <w:rsid w:val="004467C4"/>
    <w:rsid w:val="00446B5E"/>
    <w:rsid w:val="00446BE0"/>
    <w:rsid w:val="00446E55"/>
    <w:rsid w:val="00447439"/>
    <w:rsid w:val="004479E7"/>
    <w:rsid w:val="00447BAC"/>
    <w:rsid w:val="00447C6A"/>
    <w:rsid w:val="00447E7B"/>
    <w:rsid w:val="00450333"/>
    <w:rsid w:val="0045058A"/>
    <w:rsid w:val="00450647"/>
    <w:rsid w:val="00450ADD"/>
    <w:rsid w:val="00450DE9"/>
    <w:rsid w:val="00450E5A"/>
    <w:rsid w:val="0045162F"/>
    <w:rsid w:val="004519F6"/>
    <w:rsid w:val="004520F5"/>
    <w:rsid w:val="004522F2"/>
    <w:rsid w:val="00452E82"/>
    <w:rsid w:val="00453331"/>
    <w:rsid w:val="004535EF"/>
    <w:rsid w:val="0045380F"/>
    <w:rsid w:val="004538C0"/>
    <w:rsid w:val="00453A0E"/>
    <w:rsid w:val="0045443D"/>
    <w:rsid w:val="004547EF"/>
    <w:rsid w:val="00454C75"/>
    <w:rsid w:val="00455308"/>
    <w:rsid w:val="00455647"/>
    <w:rsid w:val="004558D6"/>
    <w:rsid w:val="00455931"/>
    <w:rsid w:val="00455A5D"/>
    <w:rsid w:val="00455CDE"/>
    <w:rsid w:val="00456249"/>
    <w:rsid w:val="00456583"/>
    <w:rsid w:val="004565DE"/>
    <w:rsid w:val="00456CF0"/>
    <w:rsid w:val="00456E48"/>
    <w:rsid w:val="00456F5A"/>
    <w:rsid w:val="00457BE2"/>
    <w:rsid w:val="00457DFB"/>
    <w:rsid w:val="00457F28"/>
    <w:rsid w:val="004600D2"/>
    <w:rsid w:val="004604DA"/>
    <w:rsid w:val="00460585"/>
    <w:rsid w:val="004606A7"/>
    <w:rsid w:val="00460B41"/>
    <w:rsid w:val="00461936"/>
    <w:rsid w:val="00461C8A"/>
    <w:rsid w:val="00461CD7"/>
    <w:rsid w:val="00461DAA"/>
    <w:rsid w:val="0046330E"/>
    <w:rsid w:val="00463715"/>
    <w:rsid w:val="004639FA"/>
    <w:rsid w:val="00463CF8"/>
    <w:rsid w:val="0046556B"/>
    <w:rsid w:val="004658F3"/>
    <w:rsid w:val="00465A20"/>
    <w:rsid w:val="004661CD"/>
    <w:rsid w:val="004664E4"/>
    <w:rsid w:val="0046680E"/>
    <w:rsid w:val="00466E09"/>
    <w:rsid w:val="00466FCE"/>
    <w:rsid w:val="0046755C"/>
    <w:rsid w:val="004703C8"/>
    <w:rsid w:val="00470A97"/>
    <w:rsid w:val="00470C05"/>
    <w:rsid w:val="00470DA8"/>
    <w:rsid w:val="004713DD"/>
    <w:rsid w:val="00471639"/>
    <w:rsid w:val="004717B2"/>
    <w:rsid w:val="00472498"/>
    <w:rsid w:val="004729E1"/>
    <w:rsid w:val="00472A85"/>
    <w:rsid w:val="00472C3B"/>
    <w:rsid w:val="004730FE"/>
    <w:rsid w:val="0047338C"/>
    <w:rsid w:val="00473493"/>
    <w:rsid w:val="00473735"/>
    <w:rsid w:val="00473B26"/>
    <w:rsid w:val="00473C6F"/>
    <w:rsid w:val="00473D6B"/>
    <w:rsid w:val="004741B5"/>
    <w:rsid w:val="00474475"/>
    <w:rsid w:val="0047481C"/>
    <w:rsid w:val="004748A1"/>
    <w:rsid w:val="00474A64"/>
    <w:rsid w:val="00474B31"/>
    <w:rsid w:val="0047545B"/>
    <w:rsid w:val="00475505"/>
    <w:rsid w:val="004755EF"/>
    <w:rsid w:val="00475A6F"/>
    <w:rsid w:val="00475D78"/>
    <w:rsid w:val="00476861"/>
    <w:rsid w:val="0047708D"/>
    <w:rsid w:val="00477281"/>
    <w:rsid w:val="00477AEA"/>
    <w:rsid w:val="00477DC5"/>
    <w:rsid w:val="00480240"/>
    <w:rsid w:val="0048032E"/>
    <w:rsid w:val="004805B3"/>
    <w:rsid w:val="00480D4C"/>
    <w:rsid w:val="004810ED"/>
    <w:rsid w:val="0048196A"/>
    <w:rsid w:val="004820A6"/>
    <w:rsid w:val="00482706"/>
    <w:rsid w:val="0048273B"/>
    <w:rsid w:val="00482824"/>
    <w:rsid w:val="00482963"/>
    <w:rsid w:val="004839BC"/>
    <w:rsid w:val="00483D9A"/>
    <w:rsid w:val="00484840"/>
    <w:rsid w:val="0048499C"/>
    <w:rsid w:val="00484BDE"/>
    <w:rsid w:val="00484FD7"/>
    <w:rsid w:val="00485355"/>
    <w:rsid w:val="0048597B"/>
    <w:rsid w:val="00485B01"/>
    <w:rsid w:val="00485F41"/>
    <w:rsid w:val="0048642C"/>
    <w:rsid w:val="00486F47"/>
    <w:rsid w:val="004870B3"/>
    <w:rsid w:val="00487680"/>
    <w:rsid w:val="004900F1"/>
    <w:rsid w:val="004906B3"/>
    <w:rsid w:val="00490F8C"/>
    <w:rsid w:val="004911A6"/>
    <w:rsid w:val="0049132E"/>
    <w:rsid w:val="004913D0"/>
    <w:rsid w:val="004919C3"/>
    <w:rsid w:val="00492022"/>
    <w:rsid w:val="0049287D"/>
    <w:rsid w:val="00492CC7"/>
    <w:rsid w:val="00492F0C"/>
    <w:rsid w:val="00493337"/>
    <w:rsid w:val="00494CA0"/>
    <w:rsid w:val="00494EC5"/>
    <w:rsid w:val="0049561E"/>
    <w:rsid w:val="00495FAA"/>
    <w:rsid w:val="0049611B"/>
    <w:rsid w:val="004962C2"/>
    <w:rsid w:val="004963D1"/>
    <w:rsid w:val="00496DCF"/>
    <w:rsid w:val="00497006"/>
    <w:rsid w:val="004971D7"/>
    <w:rsid w:val="0049753F"/>
    <w:rsid w:val="00497A3A"/>
    <w:rsid w:val="00497CC9"/>
    <w:rsid w:val="00497F78"/>
    <w:rsid w:val="004A02E4"/>
    <w:rsid w:val="004A0396"/>
    <w:rsid w:val="004A03BF"/>
    <w:rsid w:val="004A0C09"/>
    <w:rsid w:val="004A0FAF"/>
    <w:rsid w:val="004A1589"/>
    <w:rsid w:val="004A15C4"/>
    <w:rsid w:val="004A172A"/>
    <w:rsid w:val="004A1942"/>
    <w:rsid w:val="004A1B02"/>
    <w:rsid w:val="004A1D9A"/>
    <w:rsid w:val="004A1DE6"/>
    <w:rsid w:val="004A1FB3"/>
    <w:rsid w:val="004A206C"/>
    <w:rsid w:val="004A20B4"/>
    <w:rsid w:val="004A20BC"/>
    <w:rsid w:val="004A2327"/>
    <w:rsid w:val="004A2718"/>
    <w:rsid w:val="004A2B58"/>
    <w:rsid w:val="004A3B69"/>
    <w:rsid w:val="004A4461"/>
    <w:rsid w:val="004A46B5"/>
    <w:rsid w:val="004A4D2C"/>
    <w:rsid w:val="004A503C"/>
    <w:rsid w:val="004A54DB"/>
    <w:rsid w:val="004A5634"/>
    <w:rsid w:val="004A593C"/>
    <w:rsid w:val="004A5BC9"/>
    <w:rsid w:val="004A5F63"/>
    <w:rsid w:val="004A6289"/>
    <w:rsid w:val="004A670D"/>
    <w:rsid w:val="004A6862"/>
    <w:rsid w:val="004A6879"/>
    <w:rsid w:val="004A6E86"/>
    <w:rsid w:val="004A701C"/>
    <w:rsid w:val="004A763E"/>
    <w:rsid w:val="004A77E4"/>
    <w:rsid w:val="004A7BA6"/>
    <w:rsid w:val="004A7CB7"/>
    <w:rsid w:val="004B04AA"/>
    <w:rsid w:val="004B088E"/>
    <w:rsid w:val="004B0932"/>
    <w:rsid w:val="004B0A2C"/>
    <w:rsid w:val="004B0B89"/>
    <w:rsid w:val="004B0E5E"/>
    <w:rsid w:val="004B10CD"/>
    <w:rsid w:val="004B1205"/>
    <w:rsid w:val="004B134E"/>
    <w:rsid w:val="004B185F"/>
    <w:rsid w:val="004B1B0D"/>
    <w:rsid w:val="004B2203"/>
    <w:rsid w:val="004B230C"/>
    <w:rsid w:val="004B23B6"/>
    <w:rsid w:val="004B2A9C"/>
    <w:rsid w:val="004B2AE3"/>
    <w:rsid w:val="004B3803"/>
    <w:rsid w:val="004B399F"/>
    <w:rsid w:val="004B3B6D"/>
    <w:rsid w:val="004B410A"/>
    <w:rsid w:val="004B41A4"/>
    <w:rsid w:val="004B42AD"/>
    <w:rsid w:val="004B4485"/>
    <w:rsid w:val="004B4678"/>
    <w:rsid w:val="004B49EF"/>
    <w:rsid w:val="004B4AD3"/>
    <w:rsid w:val="004B4B86"/>
    <w:rsid w:val="004B4BCB"/>
    <w:rsid w:val="004B52C8"/>
    <w:rsid w:val="004B5FFA"/>
    <w:rsid w:val="004B60EF"/>
    <w:rsid w:val="004B611B"/>
    <w:rsid w:val="004B6338"/>
    <w:rsid w:val="004B6523"/>
    <w:rsid w:val="004B69E0"/>
    <w:rsid w:val="004B7133"/>
    <w:rsid w:val="004B746C"/>
    <w:rsid w:val="004B75B0"/>
    <w:rsid w:val="004B78B6"/>
    <w:rsid w:val="004B7940"/>
    <w:rsid w:val="004C010C"/>
    <w:rsid w:val="004C0BCD"/>
    <w:rsid w:val="004C0EF9"/>
    <w:rsid w:val="004C0F75"/>
    <w:rsid w:val="004C1961"/>
    <w:rsid w:val="004C1ADE"/>
    <w:rsid w:val="004C1B6F"/>
    <w:rsid w:val="004C1F5D"/>
    <w:rsid w:val="004C26DD"/>
    <w:rsid w:val="004C2C5A"/>
    <w:rsid w:val="004C2E3B"/>
    <w:rsid w:val="004C3133"/>
    <w:rsid w:val="004C3150"/>
    <w:rsid w:val="004C3210"/>
    <w:rsid w:val="004C3A4D"/>
    <w:rsid w:val="004C3A53"/>
    <w:rsid w:val="004C3C17"/>
    <w:rsid w:val="004C3F1E"/>
    <w:rsid w:val="004C42BF"/>
    <w:rsid w:val="004C442D"/>
    <w:rsid w:val="004C47CF"/>
    <w:rsid w:val="004C4827"/>
    <w:rsid w:val="004C4C34"/>
    <w:rsid w:val="004C53DE"/>
    <w:rsid w:val="004C591F"/>
    <w:rsid w:val="004C5C29"/>
    <w:rsid w:val="004C5C4A"/>
    <w:rsid w:val="004C5C65"/>
    <w:rsid w:val="004C5C9C"/>
    <w:rsid w:val="004C612F"/>
    <w:rsid w:val="004C6398"/>
    <w:rsid w:val="004C69EA"/>
    <w:rsid w:val="004C6F45"/>
    <w:rsid w:val="004C7054"/>
    <w:rsid w:val="004C72DB"/>
    <w:rsid w:val="004C74C8"/>
    <w:rsid w:val="004C7829"/>
    <w:rsid w:val="004C7C83"/>
    <w:rsid w:val="004D0068"/>
    <w:rsid w:val="004D07BC"/>
    <w:rsid w:val="004D0D6A"/>
    <w:rsid w:val="004D0E9F"/>
    <w:rsid w:val="004D0ED8"/>
    <w:rsid w:val="004D18F2"/>
    <w:rsid w:val="004D1DE0"/>
    <w:rsid w:val="004D1EDC"/>
    <w:rsid w:val="004D22D9"/>
    <w:rsid w:val="004D2681"/>
    <w:rsid w:val="004D26A0"/>
    <w:rsid w:val="004D2863"/>
    <w:rsid w:val="004D30E3"/>
    <w:rsid w:val="004D32F8"/>
    <w:rsid w:val="004D3310"/>
    <w:rsid w:val="004D34C0"/>
    <w:rsid w:val="004D36AD"/>
    <w:rsid w:val="004D36B3"/>
    <w:rsid w:val="004D36FA"/>
    <w:rsid w:val="004D3AA5"/>
    <w:rsid w:val="004D3C77"/>
    <w:rsid w:val="004D3DBE"/>
    <w:rsid w:val="004D3DEE"/>
    <w:rsid w:val="004D4246"/>
    <w:rsid w:val="004D4251"/>
    <w:rsid w:val="004D43C9"/>
    <w:rsid w:val="004D4438"/>
    <w:rsid w:val="004D4BA2"/>
    <w:rsid w:val="004D4CAF"/>
    <w:rsid w:val="004D5132"/>
    <w:rsid w:val="004D52FF"/>
    <w:rsid w:val="004D5605"/>
    <w:rsid w:val="004D5C34"/>
    <w:rsid w:val="004D5E46"/>
    <w:rsid w:val="004D5F2D"/>
    <w:rsid w:val="004D666F"/>
    <w:rsid w:val="004D6789"/>
    <w:rsid w:val="004D69BC"/>
    <w:rsid w:val="004D6A65"/>
    <w:rsid w:val="004D6CF5"/>
    <w:rsid w:val="004D6DF1"/>
    <w:rsid w:val="004D6F37"/>
    <w:rsid w:val="004D7967"/>
    <w:rsid w:val="004D798E"/>
    <w:rsid w:val="004D7C4A"/>
    <w:rsid w:val="004E0945"/>
    <w:rsid w:val="004E094A"/>
    <w:rsid w:val="004E096A"/>
    <w:rsid w:val="004E0BF9"/>
    <w:rsid w:val="004E0DCB"/>
    <w:rsid w:val="004E0F08"/>
    <w:rsid w:val="004E0FFC"/>
    <w:rsid w:val="004E120D"/>
    <w:rsid w:val="004E13C4"/>
    <w:rsid w:val="004E15E2"/>
    <w:rsid w:val="004E18A2"/>
    <w:rsid w:val="004E201E"/>
    <w:rsid w:val="004E2426"/>
    <w:rsid w:val="004E2A7D"/>
    <w:rsid w:val="004E2E77"/>
    <w:rsid w:val="004E2F63"/>
    <w:rsid w:val="004E2F90"/>
    <w:rsid w:val="004E3271"/>
    <w:rsid w:val="004E33DF"/>
    <w:rsid w:val="004E3840"/>
    <w:rsid w:val="004E389B"/>
    <w:rsid w:val="004E3D94"/>
    <w:rsid w:val="004E4057"/>
    <w:rsid w:val="004E4277"/>
    <w:rsid w:val="004E4575"/>
    <w:rsid w:val="004E45A9"/>
    <w:rsid w:val="004E497D"/>
    <w:rsid w:val="004E4D0D"/>
    <w:rsid w:val="004E4DC1"/>
    <w:rsid w:val="004E4EC6"/>
    <w:rsid w:val="004E51F1"/>
    <w:rsid w:val="004E537A"/>
    <w:rsid w:val="004E57B4"/>
    <w:rsid w:val="004E5A18"/>
    <w:rsid w:val="004E6745"/>
    <w:rsid w:val="004E6E6D"/>
    <w:rsid w:val="004E7787"/>
    <w:rsid w:val="004E7B13"/>
    <w:rsid w:val="004E7D82"/>
    <w:rsid w:val="004E7F00"/>
    <w:rsid w:val="004E7F58"/>
    <w:rsid w:val="004F0219"/>
    <w:rsid w:val="004F0719"/>
    <w:rsid w:val="004F0EFA"/>
    <w:rsid w:val="004F0F1C"/>
    <w:rsid w:val="004F1273"/>
    <w:rsid w:val="004F131B"/>
    <w:rsid w:val="004F1658"/>
    <w:rsid w:val="004F176A"/>
    <w:rsid w:val="004F17F8"/>
    <w:rsid w:val="004F1882"/>
    <w:rsid w:val="004F1966"/>
    <w:rsid w:val="004F2487"/>
    <w:rsid w:val="004F2489"/>
    <w:rsid w:val="004F2E70"/>
    <w:rsid w:val="004F330C"/>
    <w:rsid w:val="004F3A0A"/>
    <w:rsid w:val="004F3BEB"/>
    <w:rsid w:val="004F3C59"/>
    <w:rsid w:val="004F3E2B"/>
    <w:rsid w:val="004F3FF0"/>
    <w:rsid w:val="004F410B"/>
    <w:rsid w:val="004F4264"/>
    <w:rsid w:val="004F437F"/>
    <w:rsid w:val="004F49BE"/>
    <w:rsid w:val="004F5272"/>
    <w:rsid w:val="004F5922"/>
    <w:rsid w:val="004F5940"/>
    <w:rsid w:val="004F5FE0"/>
    <w:rsid w:val="004F6208"/>
    <w:rsid w:val="004F650C"/>
    <w:rsid w:val="004F6A17"/>
    <w:rsid w:val="004F6A5A"/>
    <w:rsid w:val="004F744F"/>
    <w:rsid w:val="004F76EC"/>
    <w:rsid w:val="004F773D"/>
    <w:rsid w:val="004F7FC6"/>
    <w:rsid w:val="00500AE4"/>
    <w:rsid w:val="00500F88"/>
    <w:rsid w:val="0050159D"/>
    <w:rsid w:val="00501ACF"/>
    <w:rsid w:val="00501C6C"/>
    <w:rsid w:val="00501F5A"/>
    <w:rsid w:val="00501F79"/>
    <w:rsid w:val="00502322"/>
    <w:rsid w:val="00502698"/>
    <w:rsid w:val="0050273B"/>
    <w:rsid w:val="00502B63"/>
    <w:rsid w:val="005033BA"/>
    <w:rsid w:val="005036FC"/>
    <w:rsid w:val="00503953"/>
    <w:rsid w:val="00503C25"/>
    <w:rsid w:val="00504290"/>
    <w:rsid w:val="00504618"/>
    <w:rsid w:val="00504A83"/>
    <w:rsid w:val="00504D57"/>
    <w:rsid w:val="00504DD9"/>
    <w:rsid w:val="00504F2A"/>
    <w:rsid w:val="00505036"/>
    <w:rsid w:val="005053B8"/>
    <w:rsid w:val="005053C2"/>
    <w:rsid w:val="00506327"/>
    <w:rsid w:val="00506419"/>
    <w:rsid w:val="00506608"/>
    <w:rsid w:val="00506781"/>
    <w:rsid w:val="0050682F"/>
    <w:rsid w:val="00506BB6"/>
    <w:rsid w:val="00506D7C"/>
    <w:rsid w:val="00507280"/>
    <w:rsid w:val="00507677"/>
    <w:rsid w:val="005076A0"/>
    <w:rsid w:val="00507B9C"/>
    <w:rsid w:val="00507BBB"/>
    <w:rsid w:val="00507D6E"/>
    <w:rsid w:val="00507E8A"/>
    <w:rsid w:val="005103F5"/>
    <w:rsid w:val="00510406"/>
    <w:rsid w:val="00510B70"/>
    <w:rsid w:val="00511139"/>
    <w:rsid w:val="00511F3D"/>
    <w:rsid w:val="00512157"/>
    <w:rsid w:val="0051219D"/>
    <w:rsid w:val="0051260E"/>
    <w:rsid w:val="00512C6F"/>
    <w:rsid w:val="00512FA9"/>
    <w:rsid w:val="005130B4"/>
    <w:rsid w:val="005138F8"/>
    <w:rsid w:val="00513927"/>
    <w:rsid w:val="005142BF"/>
    <w:rsid w:val="00514D8F"/>
    <w:rsid w:val="00514E47"/>
    <w:rsid w:val="005157D3"/>
    <w:rsid w:val="00515FFD"/>
    <w:rsid w:val="00516086"/>
    <w:rsid w:val="005161C8"/>
    <w:rsid w:val="00516DE0"/>
    <w:rsid w:val="00516F52"/>
    <w:rsid w:val="005173AB"/>
    <w:rsid w:val="00517553"/>
    <w:rsid w:val="005178A6"/>
    <w:rsid w:val="0051793C"/>
    <w:rsid w:val="00517F40"/>
    <w:rsid w:val="00517FE4"/>
    <w:rsid w:val="0052010D"/>
    <w:rsid w:val="0052062F"/>
    <w:rsid w:val="005206EC"/>
    <w:rsid w:val="00520E48"/>
    <w:rsid w:val="00521894"/>
    <w:rsid w:val="00521E1F"/>
    <w:rsid w:val="005221AB"/>
    <w:rsid w:val="00522523"/>
    <w:rsid w:val="00522AE1"/>
    <w:rsid w:val="005230AA"/>
    <w:rsid w:val="005230FB"/>
    <w:rsid w:val="00523461"/>
    <w:rsid w:val="0052354E"/>
    <w:rsid w:val="005239E3"/>
    <w:rsid w:val="00523D87"/>
    <w:rsid w:val="005241A3"/>
    <w:rsid w:val="0052438E"/>
    <w:rsid w:val="005243C9"/>
    <w:rsid w:val="005245B7"/>
    <w:rsid w:val="00524796"/>
    <w:rsid w:val="005247DB"/>
    <w:rsid w:val="00524889"/>
    <w:rsid w:val="00524D5E"/>
    <w:rsid w:val="005257A6"/>
    <w:rsid w:val="00525A71"/>
    <w:rsid w:val="00525C3C"/>
    <w:rsid w:val="0052609B"/>
    <w:rsid w:val="00526481"/>
    <w:rsid w:val="00526720"/>
    <w:rsid w:val="0052698E"/>
    <w:rsid w:val="00526C06"/>
    <w:rsid w:val="005274F3"/>
    <w:rsid w:val="00527657"/>
    <w:rsid w:val="00527940"/>
    <w:rsid w:val="00530067"/>
    <w:rsid w:val="005300E4"/>
    <w:rsid w:val="0053025B"/>
    <w:rsid w:val="0053035B"/>
    <w:rsid w:val="00530832"/>
    <w:rsid w:val="005308B2"/>
    <w:rsid w:val="00531800"/>
    <w:rsid w:val="00531E0A"/>
    <w:rsid w:val="00531E1E"/>
    <w:rsid w:val="0053215F"/>
    <w:rsid w:val="0053246B"/>
    <w:rsid w:val="0053295F"/>
    <w:rsid w:val="00532BE4"/>
    <w:rsid w:val="00532F21"/>
    <w:rsid w:val="00533045"/>
    <w:rsid w:val="005334F2"/>
    <w:rsid w:val="0053380A"/>
    <w:rsid w:val="00534076"/>
    <w:rsid w:val="0053412F"/>
    <w:rsid w:val="0053413C"/>
    <w:rsid w:val="005347F6"/>
    <w:rsid w:val="00534AB4"/>
    <w:rsid w:val="005350D6"/>
    <w:rsid w:val="005352D3"/>
    <w:rsid w:val="00535677"/>
    <w:rsid w:val="00535C1D"/>
    <w:rsid w:val="00535E26"/>
    <w:rsid w:val="00535FF5"/>
    <w:rsid w:val="0053634F"/>
    <w:rsid w:val="005363A2"/>
    <w:rsid w:val="00536CE9"/>
    <w:rsid w:val="005375B4"/>
    <w:rsid w:val="00537B62"/>
    <w:rsid w:val="00537C18"/>
    <w:rsid w:val="00537D00"/>
    <w:rsid w:val="0054015E"/>
    <w:rsid w:val="00540298"/>
    <w:rsid w:val="00540E6E"/>
    <w:rsid w:val="005410EB"/>
    <w:rsid w:val="00541214"/>
    <w:rsid w:val="0054126C"/>
    <w:rsid w:val="00541E32"/>
    <w:rsid w:val="00542BFB"/>
    <w:rsid w:val="00542FD8"/>
    <w:rsid w:val="00543494"/>
    <w:rsid w:val="0054366E"/>
    <w:rsid w:val="00543B16"/>
    <w:rsid w:val="005440A4"/>
    <w:rsid w:val="00544561"/>
    <w:rsid w:val="00544633"/>
    <w:rsid w:val="005448CA"/>
    <w:rsid w:val="005449BA"/>
    <w:rsid w:val="00544F17"/>
    <w:rsid w:val="005450C0"/>
    <w:rsid w:val="005451FC"/>
    <w:rsid w:val="00545385"/>
    <w:rsid w:val="005453B2"/>
    <w:rsid w:val="00545A97"/>
    <w:rsid w:val="00545BFE"/>
    <w:rsid w:val="00546030"/>
    <w:rsid w:val="00546287"/>
    <w:rsid w:val="00546846"/>
    <w:rsid w:val="00546D0F"/>
    <w:rsid w:val="00546E55"/>
    <w:rsid w:val="00546E83"/>
    <w:rsid w:val="00547AF9"/>
    <w:rsid w:val="00547C7A"/>
    <w:rsid w:val="00550344"/>
    <w:rsid w:val="0055066C"/>
    <w:rsid w:val="005507F2"/>
    <w:rsid w:val="00550B91"/>
    <w:rsid w:val="00550FD2"/>
    <w:rsid w:val="0055137B"/>
    <w:rsid w:val="0055166A"/>
    <w:rsid w:val="0055174B"/>
    <w:rsid w:val="00551798"/>
    <w:rsid w:val="00551FBE"/>
    <w:rsid w:val="0055209A"/>
    <w:rsid w:val="00552268"/>
    <w:rsid w:val="00552704"/>
    <w:rsid w:val="00552E7C"/>
    <w:rsid w:val="00552F31"/>
    <w:rsid w:val="005534C0"/>
    <w:rsid w:val="00553DFD"/>
    <w:rsid w:val="00554651"/>
    <w:rsid w:val="00554757"/>
    <w:rsid w:val="00554891"/>
    <w:rsid w:val="005550C5"/>
    <w:rsid w:val="00555557"/>
    <w:rsid w:val="0055578A"/>
    <w:rsid w:val="00556164"/>
    <w:rsid w:val="00556327"/>
    <w:rsid w:val="00556492"/>
    <w:rsid w:val="005566A4"/>
    <w:rsid w:val="0055674D"/>
    <w:rsid w:val="005570AC"/>
    <w:rsid w:val="005576AF"/>
    <w:rsid w:val="00557B1F"/>
    <w:rsid w:val="00557E44"/>
    <w:rsid w:val="00560533"/>
    <w:rsid w:val="005606A2"/>
    <w:rsid w:val="00560DEE"/>
    <w:rsid w:val="00561668"/>
    <w:rsid w:val="00561692"/>
    <w:rsid w:val="00561694"/>
    <w:rsid w:val="00561B98"/>
    <w:rsid w:val="00561C95"/>
    <w:rsid w:val="00561D81"/>
    <w:rsid w:val="00561ED0"/>
    <w:rsid w:val="00561FC9"/>
    <w:rsid w:val="0056339F"/>
    <w:rsid w:val="00564277"/>
    <w:rsid w:val="0056469D"/>
    <w:rsid w:val="00564C37"/>
    <w:rsid w:val="00565571"/>
    <w:rsid w:val="0056598E"/>
    <w:rsid w:val="00565C55"/>
    <w:rsid w:val="00565F38"/>
    <w:rsid w:val="00565FA2"/>
    <w:rsid w:val="00566243"/>
    <w:rsid w:val="005669B2"/>
    <w:rsid w:val="00566F94"/>
    <w:rsid w:val="00567100"/>
    <w:rsid w:val="005672C4"/>
    <w:rsid w:val="005676E0"/>
    <w:rsid w:val="005708B2"/>
    <w:rsid w:val="00570BE5"/>
    <w:rsid w:val="00570E15"/>
    <w:rsid w:val="00570EC8"/>
    <w:rsid w:val="0057110D"/>
    <w:rsid w:val="00571312"/>
    <w:rsid w:val="00571675"/>
    <w:rsid w:val="00571BF8"/>
    <w:rsid w:val="00571C60"/>
    <w:rsid w:val="00571C70"/>
    <w:rsid w:val="00571F36"/>
    <w:rsid w:val="005722DD"/>
    <w:rsid w:val="005722F1"/>
    <w:rsid w:val="0057368F"/>
    <w:rsid w:val="00573E76"/>
    <w:rsid w:val="00574243"/>
    <w:rsid w:val="005742CE"/>
    <w:rsid w:val="00574587"/>
    <w:rsid w:val="0057546F"/>
    <w:rsid w:val="005759C9"/>
    <w:rsid w:val="0057614C"/>
    <w:rsid w:val="00576B58"/>
    <w:rsid w:val="00576C7F"/>
    <w:rsid w:val="00576D66"/>
    <w:rsid w:val="00576E03"/>
    <w:rsid w:val="00576E47"/>
    <w:rsid w:val="00576E9D"/>
    <w:rsid w:val="00576FB4"/>
    <w:rsid w:val="00577211"/>
    <w:rsid w:val="0057739A"/>
    <w:rsid w:val="005775AB"/>
    <w:rsid w:val="005778A2"/>
    <w:rsid w:val="0057793F"/>
    <w:rsid w:val="005809A8"/>
    <w:rsid w:val="005809FE"/>
    <w:rsid w:val="00580A0C"/>
    <w:rsid w:val="00580E33"/>
    <w:rsid w:val="0058183D"/>
    <w:rsid w:val="0058184C"/>
    <w:rsid w:val="00581B83"/>
    <w:rsid w:val="00581C76"/>
    <w:rsid w:val="00581F5D"/>
    <w:rsid w:val="005821F9"/>
    <w:rsid w:val="00582649"/>
    <w:rsid w:val="00582DD5"/>
    <w:rsid w:val="00583A7E"/>
    <w:rsid w:val="00583CED"/>
    <w:rsid w:val="00583D09"/>
    <w:rsid w:val="00584076"/>
    <w:rsid w:val="00584190"/>
    <w:rsid w:val="0058426E"/>
    <w:rsid w:val="00584961"/>
    <w:rsid w:val="005852BE"/>
    <w:rsid w:val="0058573A"/>
    <w:rsid w:val="00585FB1"/>
    <w:rsid w:val="0058666D"/>
    <w:rsid w:val="005868D5"/>
    <w:rsid w:val="00586B36"/>
    <w:rsid w:val="005870DD"/>
    <w:rsid w:val="005872EA"/>
    <w:rsid w:val="005877B0"/>
    <w:rsid w:val="00587B21"/>
    <w:rsid w:val="00587CA5"/>
    <w:rsid w:val="005906F3"/>
    <w:rsid w:val="00590A0C"/>
    <w:rsid w:val="00590BF2"/>
    <w:rsid w:val="00590C20"/>
    <w:rsid w:val="005915B3"/>
    <w:rsid w:val="00593838"/>
    <w:rsid w:val="0059390F"/>
    <w:rsid w:val="00593C67"/>
    <w:rsid w:val="00593F2A"/>
    <w:rsid w:val="0059470E"/>
    <w:rsid w:val="005949B4"/>
    <w:rsid w:val="00594D2C"/>
    <w:rsid w:val="00594FB3"/>
    <w:rsid w:val="0059553F"/>
    <w:rsid w:val="0059575A"/>
    <w:rsid w:val="005957CD"/>
    <w:rsid w:val="00595867"/>
    <w:rsid w:val="00596530"/>
    <w:rsid w:val="005967F8"/>
    <w:rsid w:val="00596F89"/>
    <w:rsid w:val="005973B9"/>
    <w:rsid w:val="00597455"/>
    <w:rsid w:val="00597B8C"/>
    <w:rsid w:val="005A06D7"/>
    <w:rsid w:val="005A0A77"/>
    <w:rsid w:val="005A0C2D"/>
    <w:rsid w:val="005A0CAB"/>
    <w:rsid w:val="005A0D46"/>
    <w:rsid w:val="005A0E5C"/>
    <w:rsid w:val="005A0EAE"/>
    <w:rsid w:val="005A1579"/>
    <w:rsid w:val="005A157E"/>
    <w:rsid w:val="005A15C8"/>
    <w:rsid w:val="005A17A9"/>
    <w:rsid w:val="005A1C54"/>
    <w:rsid w:val="005A1FBE"/>
    <w:rsid w:val="005A1FE1"/>
    <w:rsid w:val="005A2102"/>
    <w:rsid w:val="005A2607"/>
    <w:rsid w:val="005A27DC"/>
    <w:rsid w:val="005A302F"/>
    <w:rsid w:val="005A33BC"/>
    <w:rsid w:val="005A39B9"/>
    <w:rsid w:val="005A3BCA"/>
    <w:rsid w:val="005A44D1"/>
    <w:rsid w:val="005A483A"/>
    <w:rsid w:val="005A4A44"/>
    <w:rsid w:val="005A4E33"/>
    <w:rsid w:val="005A50CF"/>
    <w:rsid w:val="005A513A"/>
    <w:rsid w:val="005A536F"/>
    <w:rsid w:val="005A6A07"/>
    <w:rsid w:val="005A6B58"/>
    <w:rsid w:val="005A6B95"/>
    <w:rsid w:val="005A6C06"/>
    <w:rsid w:val="005A76D5"/>
    <w:rsid w:val="005A7899"/>
    <w:rsid w:val="005A7C1A"/>
    <w:rsid w:val="005A7D58"/>
    <w:rsid w:val="005A7FE5"/>
    <w:rsid w:val="005B0086"/>
    <w:rsid w:val="005B0406"/>
    <w:rsid w:val="005B0B82"/>
    <w:rsid w:val="005B13BF"/>
    <w:rsid w:val="005B1663"/>
    <w:rsid w:val="005B1979"/>
    <w:rsid w:val="005B1A0E"/>
    <w:rsid w:val="005B1ADC"/>
    <w:rsid w:val="005B223A"/>
    <w:rsid w:val="005B23EA"/>
    <w:rsid w:val="005B289B"/>
    <w:rsid w:val="005B3472"/>
    <w:rsid w:val="005B3698"/>
    <w:rsid w:val="005B38C7"/>
    <w:rsid w:val="005B3D90"/>
    <w:rsid w:val="005B3FF5"/>
    <w:rsid w:val="005B4011"/>
    <w:rsid w:val="005B4077"/>
    <w:rsid w:val="005B42F6"/>
    <w:rsid w:val="005B43D4"/>
    <w:rsid w:val="005B4754"/>
    <w:rsid w:val="005B50A9"/>
    <w:rsid w:val="005B5151"/>
    <w:rsid w:val="005B5222"/>
    <w:rsid w:val="005B5470"/>
    <w:rsid w:val="005B5CDB"/>
    <w:rsid w:val="005B5DA5"/>
    <w:rsid w:val="005B5FDC"/>
    <w:rsid w:val="005B600E"/>
    <w:rsid w:val="005B64B5"/>
    <w:rsid w:val="005B6618"/>
    <w:rsid w:val="005B6689"/>
    <w:rsid w:val="005B7272"/>
    <w:rsid w:val="005B7412"/>
    <w:rsid w:val="005B7B69"/>
    <w:rsid w:val="005B7C5E"/>
    <w:rsid w:val="005B7E89"/>
    <w:rsid w:val="005C07B7"/>
    <w:rsid w:val="005C0AA4"/>
    <w:rsid w:val="005C0E50"/>
    <w:rsid w:val="005C1251"/>
    <w:rsid w:val="005C13AF"/>
    <w:rsid w:val="005C13FA"/>
    <w:rsid w:val="005C14EA"/>
    <w:rsid w:val="005C14F5"/>
    <w:rsid w:val="005C186A"/>
    <w:rsid w:val="005C207C"/>
    <w:rsid w:val="005C2148"/>
    <w:rsid w:val="005C2CD7"/>
    <w:rsid w:val="005C3DBA"/>
    <w:rsid w:val="005C4820"/>
    <w:rsid w:val="005C482D"/>
    <w:rsid w:val="005C5AA3"/>
    <w:rsid w:val="005C5CD1"/>
    <w:rsid w:val="005C5D02"/>
    <w:rsid w:val="005C5DBF"/>
    <w:rsid w:val="005C6648"/>
    <w:rsid w:val="005C690D"/>
    <w:rsid w:val="005C6E63"/>
    <w:rsid w:val="005C7238"/>
    <w:rsid w:val="005C79EB"/>
    <w:rsid w:val="005C7A9D"/>
    <w:rsid w:val="005D00DB"/>
    <w:rsid w:val="005D0755"/>
    <w:rsid w:val="005D0CC8"/>
    <w:rsid w:val="005D0F0F"/>
    <w:rsid w:val="005D0F5D"/>
    <w:rsid w:val="005D124F"/>
    <w:rsid w:val="005D1E62"/>
    <w:rsid w:val="005D1E6D"/>
    <w:rsid w:val="005D1F67"/>
    <w:rsid w:val="005D205E"/>
    <w:rsid w:val="005D2278"/>
    <w:rsid w:val="005D2412"/>
    <w:rsid w:val="005D2511"/>
    <w:rsid w:val="005D2C72"/>
    <w:rsid w:val="005D307E"/>
    <w:rsid w:val="005D30A6"/>
    <w:rsid w:val="005D30C5"/>
    <w:rsid w:val="005D314E"/>
    <w:rsid w:val="005D3C11"/>
    <w:rsid w:val="005D409D"/>
    <w:rsid w:val="005D426F"/>
    <w:rsid w:val="005D46D5"/>
    <w:rsid w:val="005D4B16"/>
    <w:rsid w:val="005D4D2B"/>
    <w:rsid w:val="005D5243"/>
    <w:rsid w:val="005D548A"/>
    <w:rsid w:val="005D56AA"/>
    <w:rsid w:val="005D5F97"/>
    <w:rsid w:val="005D6A55"/>
    <w:rsid w:val="005D724F"/>
    <w:rsid w:val="005D75BE"/>
    <w:rsid w:val="005D7851"/>
    <w:rsid w:val="005D7B16"/>
    <w:rsid w:val="005E023D"/>
    <w:rsid w:val="005E035D"/>
    <w:rsid w:val="005E18CB"/>
    <w:rsid w:val="005E1C43"/>
    <w:rsid w:val="005E1C56"/>
    <w:rsid w:val="005E227C"/>
    <w:rsid w:val="005E233D"/>
    <w:rsid w:val="005E25DE"/>
    <w:rsid w:val="005E328B"/>
    <w:rsid w:val="005E3F42"/>
    <w:rsid w:val="005E3F58"/>
    <w:rsid w:val="005E4405"/>
    <w:rsid w:val="005E480C"/>
    <w:rsid w:val="005E4895"/>
    <w:rsid w:val="005E4996"/>
    <w:rsid w:val="005E49C2"/>
    <w:rsid w:val="005E4EE1"/>
    <w:rsid w:val="005E52DB"/>
    <w:rsid w:val="005E5490"/>
    <w:rsid w:val="005E55AB"/>
    <w:rsid w:val="005E61D2"/>
    <w:rsid w:val="005E6D86"/>
    <w:rsid w:val="005E6EF4"/>
    <w:rsid w:val="005E7826"/>
    <w:rsid w:val="005E79D5"/>
    <w:rsid w:val="005E7BDC"/>
    <w:rsid w:val="005E7F35"/>
    <w:rsid w:val="005F03C4"/>
    <w:rsid w:val="005F0F03"/>
    <w:rsid w:val="005F1ED9"/>
    <w:rsid w:val="005F2AF3"/>
    <w:rsid w:val="005F2E56"/>
    <w:rsid w:val="005F30BA"/>
    <w:rsid w:val="005F3F25"/>
    <w:rsid w:val="005F4405"/>
    <w:rsid w:val="005F4905"/>
    <w:rsid w:val="005F4A82"/>
    <w:rsid w:val="005F4BDA"/>
    <w:rsid w:val="005F4C1D"/>
    <w:rsid w:val="005F58FA"/>
    <w:rsid w:val="005F5ED9"/>
    <w:rsid w:val="005F6451"/>
    <w:rsid w:val="005F713A"/>
    <w:rsid w:val="005F7FA0"/>
    <w:rsid w:val="0060004E"/>
    <w:rsid w:val="00600077"/>
    <w:rsid w:val="006003FA"/>
    <w:rsid w:val="00600603"/>
    <w:rsid w:val="00600992"/>
    <w:rsid w:val="00600D4D"/>
    <w:rsid w:val="006013BB"/>
    <w:rsid w:val="0060186B"/>
    <w:rsid w:val="00601E31"/>
    <w:rsid w:val="006020F9"/>
    <w:rsid w:val="00602687"/>
    <w:rsid w:val="006027BD"/>
    <w:rsid w:val="00602876"/>
    <w:rsid w:val="00603044"/>
    <w:rsid w:val="006032DB"/>
    <w:rsid w:val="006034F9"/>
    <w:rsid w:val="00603D2F"/>
    <w:rsid w:val="00604590"/>
    <w:rsid w:val="00604A4F"/>
    <w:rsid w:val="00605017"/>
    <w:rsid w:val="00605283"/>
    <w:rsid w:val="0060535B"/>
    <w:rsid w:val="006063F7"/>
    <w:rsid w:val="006064B8"/>
    <w:rsid w:val="00606A92"/>
    <w:rsid w:val="00606C20"/>
    <w:rsid w:val="00607181"/>
    <w:rsid w:val="006077D0"/>
    <w:rsid w:val="00607B83"/>
    <w:rsid w:val="00607C7B"/>
    <w:rsid w:val="00607C8F"/>
    <w:rsid w:val="00610068"/>
    <w:rsid w:val="00610083"/>
    <w:rsid w:val="006105BF"/>
    <w:rsid w:val="006109B1"/>
    <w:rsid w:val="00611065"/>
    <w:rsid w:val="0061137D"/>
    <w:rsid w:val="0061161B"/>
    <w:rsid w:val="0061186B"/>
    <w:rsid w:val="00611943"/>
    <w:rsid w:val="00611C47"/>
    <w:rsid w:val="00611C9E"/>
    <w:rsid w:val="00611F49"/>
    <w:rsid w:val="00612766"/>
    <w:rsid w:val="00612AF5"/>
    <w:rsid w:val="00612C3A"/>
    <w:rsid w:val="00612F1E"/>
    <w:rsid w:val="0061343A"/>
    <w:rsid w:val="006135BE"/>
    <w:rsid w:val="00614C36"/>
    <w:rsid w:val="00615179"/>
    <w:rsid w:val="006155E8"/>
    <w:rsid w:val="0061586E"/>
    <w:rsid w:val="00615A79"/>
    <w:rsid w:val="00615B67"/>
    <w:rsid w:val="006166A5"/>
    <w:rsid w:val="006166E6"/>
    <w:rsid w:val="00616E3A"/>
    <w:rsid w:val="0061798C"/>
    <w:rsid w:val="00617C48"/>
    <w:rsid w:val="00617D9B"/>
    <w:rsid w:val="00620398"/>
    <w:rsid w:val="00620753"/>
    <w:rsid w:val="00620D89"/>
    <w:rsid w:val="006213DD"/>
    <w:rsid w:val="00621707"/>
    <w:rsid w:val="00622D86"/>
    <w:rsid w:val="00623482"/>
    <w:rsid w:val="00623663"/>
    <w:rsid w:val="00623BF9"/>
    <w:rsid w:val="00623C46"/>
    <w:rsid w:val="00623CD3"/>
    <w:rsid w:val="00623EBE"/>
    <w:rsid w:val="00624B10"/>
    <w:rsid w:val="00624E85"/>
    <w:rsid w:val="006250F2"/>
    <w:rsid w:val="00625D35"/>
    <w:rsid w:val="006260ED"/>
    <w:rsid w:val="006263F2"/>
    <w:rsid w:val="0062699D"/>
    <w:rsid w:val="006270F4"/>
    <w:rsid w:val="00627160"/>
    <w:rsid w:val="0062725E"/>
    <w:rsid w:val="006278FA"/>
    <w:rsid w:val="006301BF"/>
    <w:rsid w:val="006306DC"/>
    <w:rsid w:val="0063084F"/>
    <w:rsid w:val="00630AB0"/>
    <w:rsid w:val="00630D70"/>
    <w:rsid w:val="00631292"/>
    <w:rsid w:val="00631C6F"/>
    <w:rsid w:val="00631CCB"/>
    <w:rsid w:val="006322B2"/>
    <w:rsid w:val="0063260E"/>
    <w:rsid w:val="006329C0"/>
    <w:rsid w:val="00632B1A"/>
    <w:rsid w:val="00634035"/>
    <w:rsid w:val="00634140"/>
    <w:rsid w:val="006345F1"/>
    <w:rsid w:val="006347BD"/>
    <w:rsid w:val="006353F2"/>
    <w:rsid w:val="00635BF7"/>
    <w:rsid w:val="00635EEB"/>
    <w:rsid w:val="00635EFD"/>
    <w:rsid w:val="0063626A"/>
    <w:rsid w:val="00636CAB"/>
    <w:rsid w:val="0063710D"/>
    <w:rsid w:val="006376CF"/>
    <w:rsid w:val="00637ECB"/>
    <w:rsid w:val="006405FE"/>
    <w:rsid w:val="00640678"/>
    <w:rsid w:val="0064088C"/>
    <w:rsid w:val="006409BA"/>
    <w:rsid w:val="006409F0"/>
    <w:rsid w:val="00640F9F"/>
    <w:rsid w:val="00641699"/>
    <w:rsid w:val="006416D4"/>
    <w:rsid w:val="006419B4"/>
    <w:rsid w:val="00642244"/>
    <w:rsid w:val="0064267C"/>
    <w:rsid w:val="00642CE4"/>
    <w:rsid w:val="00642E0C"/>
    <w:rsid w:val="00642E9D"/>
    <w:rsid w:val="00642F5F"/>
    <w:rsid w:val="00642FA5"/>
    <w:rsid w:val="006432F1"/>
    <w:rsid w:val="0064392C"/>
    <w:rsid w:val="00643B6D"/>
    <w:rsid w:val="00643D5C"/>
    <w:rsid w:val="00643E50"/>
    <w:rsid w:val="006445CF"/>
    <w:rsid w:val="00644D46"/>
    <w:rsid w:val="006451F6"/>
    <w:rsid w:val="006454C7"/>
    <w:rsid w:val="006454FC"/>
    <w:rsid w:val="006462F6"/>
    <w:rsid w:val="00646A42"/>
    <w:rsid w:val="00646B5A"/>
    <w:rsid w:val="00646BD8"/>
    <w:rsid w:val="00646C87"/>
    <w:rsid w:val="00646CF3"/>
    <w:rsid w:val="00647026"/>
    <w:rsid w:val="006471F2"/>
    <w:rsid w:val="006479F7"/>
    <w:rsid w:val="00647EDC"/>
    <w:rsid w:val="00650620"/>
    <w:rsid w:val="006508CD"/>
    <w:rsid w:val="00650DDB"/>
    <w:rsid w:val="0065151E"/>
    <w:rsid w:val="00651587"/>
    <w:rsid w:val="006516AD"/>
    <w:rsid w:val="0065177E"/>
    <w:rsid w:val="00651A27"/>
    <w:rsid w:val="00651A6E"/>
    <w:rsid w:val="00651DC6"/>
    <w:rsid w:val="00651F2C"/>
    <w:rsid w:val="00652129"/>
    <w:rsid w:val="0065256C"/>
    <w:rsid w:val="006526D9"/>
    <w:rsid w:val="00652725"/>
    <w:rsid w:val="0065288D"/>
    <w:rsid w:val="00652D01"/>
    <w:rsid w:val="00652F1C"/>
    <w:rsid w:val="00653330"/>
    <w:rsid w:val="0065381F"/>
    <w:rsid w:val="006539D2"/>
    <w:rsid w:val="00653C6D"/>
    <w:rsid w:val="00653F55"/>
    <w:rsid w:val="00654B41"/>
    <w:rsid w:val="00654F80"/>
    <w:rsid w:val="00656760"/>
    <w:rsid w:val="00656A38"/>
    <w:rsid w:val="00656AC1"/>
    <w:rsid w:val="006575F4"/>
    <w:rsid w:val="006577D9"/>
    <w:rsid w:val="00657846"/>
    <w:rsid w:val="0065798A"/>
    <w:rsid w:val="00657D03"/>
    <w:rsid w:val="00660008"/>
    <w:rsid w:val="006605A4"/>
    <w:rsid w:val="00660975"/>
    <w:rsid w:val="00660AA3"/>
    <w:rsid w:val="00660BF9"/>
    <w:rsid w:val="00660D3C"/>
    <w:rsid w:val="00661C98"/>
    <w:rsid w:val="00661DA1"/>
    <w:rsid w:val="00661E5D"/>
    <w:rsid w:val="0066220E"/>
    <w:rsid w:val="006622C3"/>
    <w:rsid w:val="00662C9C"/>
    <w:rsid w:val="0066334C"/>
    <w:rsid w:val="006634E4"/>
    <w:rsid w:val="006638D5"/>
    <w:rsid w:val="00663CF4"/>
    <w:rsid w:val="00663E77"/>
    <w:rsid w:val="006640F8"/>
    <w:rsid w:val="006642B7"/>
    <w:rsid w:val="006642C4"/>
    <w:rsid w:val="00664303"/>
    <w:rsid w:val="00664DB7"/>
    <w:rsid w:val="00664F1B"/>
    <w:rsid w:val="006650E8"/>
    <w:rsid w:val="0066513C"/>
    <w:rsid w:val="006653C2"/>
    <w:rsid w:val="00665472"/>
    <w:rsid w:val="006655FA"/>
    <w:rsid w:val="00666C15"/>
    <w:rsid w:val="00666E0E"/>
    <w:rsid w:val="006671B8"/>
    <w:rsid w:val="0066761F"/>
    <w:rsid w:val="00667CF4"/>
    <w:rsid w:val="00667D6A"/>
    <w:rsid w:val="00670156"/>
    <w:rsid w:val="00670523"/>
    <w:rsid w:val="006706F4"/>
    <w:rsid w:val="006717C4"/>
    <w:rsid w:val="00671902"/>
    <w:rsid w:val="00671C4D"/>
    <w:rsid w:val="00672029"/>
    <w:rsid w:val="006723A3"/>
    <w:rsid w:val="00672A0B"/>
    <w:rsid w:val="00672A9B"/>
    <w:rsid w:val="00672C8D"/>
    <w:rsid w:val="00672E3E"/>
    <w:rsid w:val="0067346A"/>
    <w:rsid w:val="00673ACB"/>
    <w:rsid w:val="00673E90"/>
    <w:rsid w:val="0067408D"/>
    <w:rsid w:val="00674235"/>
    <w:rsid w:val="006744C1"/>
    <w:rsid w:val="006747BA"/>
    <w:rsid w:val="006747FB"/>
    <w:rsid w:val="00674D07"/>
    <w:rsid w:val="00674EB9"/>
    <w:rsid w:val="006750B2"/>
    <w:rsid w:val="0067553E"/>
    <w:rsid w:val="006758F2"/>
    <w:rsid w:val="00675A46"/>
    <w:rsid w:val="00675AB1"/>
    <w:rsid w:val="00675DEA"/>
    <w:rsid w:val="00676104"/>
    <w:rsid w:val="00676554"/>
    <w:rsid w:val="00676A0E"/>
    <w:rsid w:val="00677605"/>
    <w:rsid w:val="00677AD1"/>
    <w:rsid w:val="006801AB"/>
    <w:rsid w:val="00680230"/>
    <w:rsid w:val="006809A4"/>
    <w:rsid w:val="0068131E"/>
    <w:rsid w:val="00681415"/>
    <w:rsid w:val="0068155D"/>
    <w:rsid w:val="006817FE"/>
    <w:rsid w:val="00681C0F"/>
    <w:rsid w:val="0068211A"/>
    <w:rsid w:val="00682397"/>
    <w:rsid w:val="00682B60"/>
    <w:rsid w:val="00682C27"/>
    <w:rsid w:val="0068346D"/>
    <w:rsid w:val="0068374E"/>
    <w:rsid w:val="00683A11"/>
    <w:rsid w:val="00683B02"/>
    <w:rsid w:val="006843A8"/>
    <w:rsid w:val="00684454"/>
    <w:rsid w:val="0068469A"/>
    <w:rsid w:val="0068525B"/>
    <w:rsid w:val="006854D3"/>
    <w:rsid w:val="00685A57"/>
    <w:rsid w:val="00685EB6"/>
    <w:rsid w:val="00685F8A"/>
    <w:rsid w:val="0068617F"/>
    <w:rsid w:val="006861ED"/>
    <w:rsid w:val="00686503"/>
    <w:rsid w:val="0068675C"/>
    <w:rsid w:val="00686916"/>
    <w:rsid w:val="00686B8E"/>
    <w:rsid w:val="00687FEF"/>
    <w:rsid w:val="0069022A"/>
    <w:rsid w:val="0069032A"/>
    <w:rsid w:val="006905EC"/>
    <w:rsid w:val="006908DF"/>
    <w:rsid w:val="00690C9A"/>
    <w:rsid w:val="00690F9F"/>
    <w:rsid w:val="00691DFB"/>
    <w:rsid w:val="0069221F"/>
    <w:rsid w:val="00692249"/>
    <w:rsid w:val="0069280E"/>
    <w:rsid w:val="00692BE9"/>
    <w:rsid w:val="00692CD5"/>
    <w:rsid w:val="00692E74"/>
    <w:rsid w:val="0069301A"/>
    <w:rsid w:val="006932BA"/>
    <w:rsid w:val="00693386"/>
    <w:rsid w:val="00693E76"/>
    <w:rsid w:val="00693FD9"/>
    <w:rsid w:val="006944AE"/>
    <w:rsid w:val="00694C7C"/>
    <w:rsid w:val="0069597B"/>
    <w:rsid w:val="006959C9"/>
    <w:rsid w:val="006963F6"/>
    <w:rsid w:val="006967F1"/>
    <w:rsid w:val="006968FD"/>
    <w:rsid w:val="00696B71"/>
    <w:rsid w:val="00696DF2"/>
    <w:rsid w:val="00696F2D"/>
    <w:rsid w:val="00696F9B"/>
    <w:rsid w:val="00696FAB"/>
    <w:rsid w:val="00697426"/>
    <w:rsid w:val="006977F3"/>
    <w:rsid w:val="00697D36"/>
    <w:rsid w:val="00697F49"/>
    <w:rsid w:val="006A0022"/>
    <w:rsid w:val="006A0076"/>
    <w:rsid w:val="006A02B1"/>
    <w:rsid w:val="006A055D"/>
    <w:rsid w:val="006A0B80"/>
    <w:rsid w:val="006A0C15"/>
    <w:rsid w:val="006A0C6F"/>
    <w:rsid w:val="006A0C83"/>
    <w:rsid w:val="006A1218"/>
    <w:rsid w:val="006A1354"/>
    <w:rsid w:val="006A1882"/>
    <w:rsid w:val="006A1893"/>
    <w:rsid w:val="006A2077"/>
    <w:rsid w:val="006A2366"/>
    <w:rsid w:val="006A281E"/>
    <w:rsid w:val="006A2A9A"/>
    <w:rsid w:val="006A2E25"/>
    <w:rsid w:val="006A3163"/>
    <w:rsid w:val="006A31DA"/>
    <w:rsid w:val="006A3218"/>
    <w:rsid w:val="006A352A"/>
    <w:rsid w:val="006A37B8"/>
    <w:rsid w:val="006A3BD8"/>
    <w:rsid w:val="006A3E63"/>
    <w:rsid w:val="006A3F41"/>
    <w:rsid w:val="006A3FF0"/>
    <w:rsid w:val="006A440F"/>
    <w:rsid w:val="006A489B"/>
    <w:rsid w:val="006A4D17"/>
    <w:rsid w:val="006A4EEB"/>
    <w:rsid w:val="006A5142"/>
    <w:rsid w:val="006A58C9"/>
    <w:rsid w:val="006A5A1D"/>
    <w:rsid w:val="006A5F28"/>
    <w:rsid w:val="006A608B"/>
    <w:rsid w:val="006A62E2"/>
    <w:rsid w:val="006A66A9"/>
    <w:rsid w:val="006A6978"/>
    <w:rsid w:val="006A6A93"/>
    <w:rsid w:val="006A6AB8"/>
    <w:rsid w:val="006A6BFF"/>
    <w:rsid w:val="006A6CB0"/>
    <w:rsid w:val="006A6CDB"/>
    <w:rsid w:val="006A710A"/>
    <w:rsid w:val="006A73DF"/>
    <w:rsid w:val="006B001C"/>
    <w:rsid w:val="006B059A"/>
    <w:rsid w:val="006B05FC"/>
    <w:rsid w:val="006B093C"/>
    <w:rsid w:val="006B0AB8"/>
    <w:rsid w:val="006B132C"/>
    <w:rsid w:val="006B15B9"/>
    <w:rsid w:val="006B1C68"/>
    <w:rsid w:val="006B232B"/>
    <w:rsid w:val="006B2421"/>
    <w:rsid w:val="006B28AE"/>
    <w:rsid w:val="006B2FF0"/>
    <w:rsid w:val="006B32FB"/>
    <w:rsid w:val="006B3864"/>
    <w:rsid w:val="006B3E0B"/>
    <w:rsid w:val="006B3F8C"/>
    <w:rsid w:val="006B4B8D"/>
    <w:rsid w:val="006B4C1E"/>
    <w:rsid w:val="006B4E18"/>
    <w:rsid w:val="006B54AC"/>
    <w:rsid w:val="006B5977"/>
    <w:rsid w:val="006B5D6D"/>
    <w:rsid w:val="006B6120"/>
    <w:rsid w:val="006B6692"/>
    <w:rsid w:val="006B68C0"/>
    <w:rsid w:val="006B6D14"/>
    <w:rsid w:val="006B75A3"/>
    <w:rsid w:val="006B7D6D"/>
    <w:rsid w:val="006C0445"/>
    <w:rsid w:val="006C0FCB"/>
    <w:rsid w:val="006C1769"/>
    <w:rsid w:val="006C1B3A"/>
    <w:rsid w:val="006C1EDB"/>
    <w:rsid w:val="006C27FC"/>
    <w:rsid w:val="006C2983"/>
    <w:rsid w:val="006C2A47"/>
    <w:rsid w:val="006C31B4"/>
    <w:rsid w:val="006C3722"/>
    <w:rsid w:val="006C385D"/>
    <w:rsid w:val="006C39BE"/>
    <w:rsid w:val="006C3C46"/>
    <w:rsid w:val="006C3CE2"/>
    <w:rsid w:val="006C4B7F"/>
    <w:rsid w:val="006C4BBE"/>
    <w:rsid w:val="006C52BD"/>
    <w:rsid w:val="006C539F"/>
    <w:rsid w:val="006C593B"/>
    <w:rsid w:val="006C5C70"/>
    <w:rsid w:val="006C6040"/>
    <w:rsid w:val="006C698F"/>
    <w:rsid w:val="006C713C"/>
    <w:rsid w:val="006C729C"/>
    <w:rsid w:val="006C73E5"/>
    <w:rsid w:val="006C784F"/>
    <w:rsid w:val="006C786B"/>
    <w:rsid w:val="006C7C47"/>
    <w:rsid w:val="006C7E73"/>
    <w:rsid w:val="006D011A"/>
    <w:rsid w:val="006D0D39"/>
    <w:rsid w:val="006D10E7"/>
    <w:rsid w:val="006D1684"/>
    <w:rsid w:val="006D170D"/>
    <w:rsid w:val="006D1EA1"/>
    <w:rsid w:val="006D1FA3"/>
    <w:rsid w:val="006D1FEA"/>
    <w:rsid w:val="006D241E"/>
    <w:rsid w:val="006D26E8"/>
    <w:rsid w:val="006D277E"/>
    <w:rsid w:val="006D27DC"/>
    <w:rsid w:val="006D3608"/>
    <w:rsid w:val="006D3674"/>
    <w:rsid w:val="006D36E1"/>
    <w:rsid w:val="006D3AF4"/>
    <w:rsid w:val="006D3C2A"/>
    <w:rsid w:val="006D3FE3"/>
    <w:rsid w:val="006D40D8"/>
    <w:rsid w:val="006D443F"/>
    <w:rsid w:val="006D4979"/>
    <w:rsid w:val="006D4AB2"/>
    <w:rsid w:val="006D4FF5"/>
    <w:rsid w:val="006D59F3"/>
    <w:rsid w:val="006D6150"/>
    <w:rsid w:val="006D65AC"/>
    <w:rsid w:val="006D6A5F"/>
    <w:rsid w:val="006D6DF0"/>
    <w:rsid w:val="006D71FF"/>
    <w:rsid w:val="006D7A93"/>
    <w:rsid w:val="006D7E10"/>
    <w:rsid w:val="006D7E4F"/>
    <w:rsid w:val="006E05AF"/>
    <w:rsid w:val="006E0600"/>
    <w:rsid w:val="006E070F"/>
    <w:rsid w:val="006E0851"/>
    <w:rsid w:val="006E0B59"/>
    <w:rsid w:val="006E0DD1"/>
    <w:rsid w:val="006E168A"/>
    <w:rsid w:val="006E1C39"/>
    <w:rsid w:val="006E1F9B"/>
    <w:rsid w:val="006E21F2"/>
    <w:rsid w:val="006E28D4"/>
    <w:rsid w:val="006E2DCE"/>
    <w:rsid w:val="006E2F5C"/>
    <w:rsid w:val="006E3074"/>
    <w:rsid w:val="006E38C8"/>
    <w:rsid w:val="006E4008"/>
    <w:rsid w:val="006E41B8"/>
    <w:rsid w:val="006E44DB"/>
    <w:rsid w:val="006E4619"/>
    <w:rsid w:val="006E474D"/>
    <w:rsid w:val="006E47A0"/>
    <w:rsid w:val="006E47D7"/>
    <w:rsid w:val="006E4D0F"/>
    <w:rsid w:val="006E516D"/>
    <w:rsid w:val="006E5373"/>
    <w:rsid w:val="006E55B1"/>
    <w:rsid w:val="006E62A1"/>
    <w:rsid w:val="006E631F"/>
    <w:rsid w:val="006E638C"/>
    <w:rsid w:val="006E6465"/>
    <w:rsid w:val="006E699B"/>
    <w:rsid w:val="006E6D01"/>
    <w:rsid w:val="006E725C"/>
    <w:rsid w:val="006E727B"/>
    <w:rsid w:val="006E736C"/>
    <w:rsid w:val="006E73B7"/>
    <w:rsid w:val="006E747B"/>
    <w:rsid w:val="006E7F0F"/>
    <w:rsid w:val="006F008C"/>
    <w:rsid w:val="006F07B0"/>
    <w:rsid w:val="006F0B18"/>
    <w:rsid w:val="006F0B3A"/>
    <w:rsid w:val="006F0D08"/>
    <w:rsid w:val="006F1204"/>
    <w:rsid w:val="006F17E6"/>
    <w:rsid w:val="006F1BFE"/>
    <w:rsid w:val="006F1CD7"/>
    <w:rsid w:val="006F24BE"/>
    <w:rsid w:val="006F2A6B"/>
    <w:rsid w:val="006F2B32"/>
    <w:rsid w:val="006F2BF4"/>
    <w:rsid w:val="006F2E16"/>
    <w:rsid w:val="006F2F5C"/>
    <w:rsid w:val="006F31FD"/>
    <w:rsid w:val="006F39CC"/>
    <w:rsid w:val="006F41F0"/>
    <w:rsid w:val="006F4362"/>
    <w:rsid w:val="006F43A7"/>
    <w:rsid w:val="006F464A"/>
    <w:rsid w:val="006F4839"/>
    <w:rsid w:val="006F4DD3"/>
    <w:rsid w:val="006F5183"/>
    <w:rsid w:val="006F52B8"/>
    <w:rsid w:val="006F5323"/>
    <w:rsid w:val="006F5614"/>
    <w:rsid w:val="006F5CBD"/>
    <w:rsid w:val="006F69D6"/>
    <w:rsid w:val="006F6DAA"/>
    <w:rsid w:val="006F792C"/>
    <w:rsid w:val="007002C3"/>
    <w:rsid w:val="0070042E"/>
    <w:rsid w:val="00700451"/>
    <w:rsid w:val="0070135C"/>
    <w:rsid w:val="00701798"/>
    <w:rsid w:val="007019D7"/>
    <w:rsid w:val="00701BA8"/>
    <w:rsid w:val="007035BD"/>
    <w:rsid w:val="0070369F"/>
    <w:rsid w:val="007036AC"/>
    <w:rsid w:val="00703771"/>
    <w:rsid w:val="00703CDF"/>
    <w:rsid w:val="00703FAA"/>
    <w:rsid w:val="0070416E"/>
    <w:rsid w:val="00704606"/>
    <w:rsid w:val="0070473C"/>
    <w:rsid w:val="007049D8"/>
    <w:rsid w:val="00704F68"/>
    <w:rsid w:val="007052D6"/>
    <w:rsid w:val="007052F8"/>
    <w:rsid w:val="0070544E"/>
    <w:rsid w:val="0070552E"/>
    <w:rsid w:val="00706783"/>
    <w:rsid w:val="00706792"/>
    <w:rsid w:val="007067F1"/>
    <w:rsid w:val="0070684B"/>
    <w:rsid w:val="0070692E"/>
    <w:rsid w:val="00706CC8"/>
    <w:rsid w:val="00706E8A"/>
    <w:rsid w:val="0070727C"/>
    <w:rsid w:val="00707906"/>
    <w:rsid w:val="00707DDF"/>
    <w:rsid w:val="007107B1"/>
    <w:rsid w:val="0071085B"/>
    <w:rsid w:val="007108F1"/>
    <w:rsid w:val="00710CEE"/>
    <w:rsid w:val="00711039"/>
    <w:rsid w:val="007110F3"/>
    <w:rsid w:val="007114E0"/>
    <w:rsid w:val="00711C72"/>
    <w:rsid w:val="00711FE7"/>
    <w:rsid w:val="0071256E"/>
    <w:rsid w:val="00712A50"/>
    <w:rsid w:val="00712B41"/>
    <w:rsid w:val="00712B67"/>
    <w:rsid w:val="00712CF7"/>
    <w:rsid w:val="00713101"/>
    <w:rsid w:val="00713552"/>
    <w:rsid w:val="007136DC"/>
    <w:rsid w:val="007138D3"/>
    <w:rsid w:val="0071393D"/>
    <w:rsid w:val="0071462D"/>
    <w:rsid w:val="0071470B"/>
    <w:rsid w:val="0071489B"/>
    <w:rsid w:val="00714E04"/>
    <w:rsid w:val="00714E2A"/>
    <w:rsid w:val="00715134"/>
    <w:rsid w:val="00715742"/>
    <w:rsid w:val="007160E0"/>
    <w:rsid w:val="007167C6"/>
    <w:rsid w:val="00716A15"/>
    <w:rsid w:val="00716B62"/>
    <w:rsid w:val="00716DDD"/>
    <w:rsid w:val="00717014"/>
    <w:rsid w:val="00717290"/>
    <w:rsid w:val="00717581"/>
    <w:rsid w:val="007177A4"/>
    <w:rsid w:val="00717BFE"/>
    <w:rsid w:val="007201CF"/>
    <w:rsid w:val="007201E1"/>
    <w:rsid w:val="007201E7"/>
    <w:rsid w:val="00720C52"/>
    <w:rsid w:val="00721418"/>
    <w:rsid w:val="00721670"/>
    <w:rsid w:val="00721673"/>
    <w:rsid w:val="007216E3"/>
    <w:rsid w:val="007217F7"/>
    <w:rsid w:val="00721920"/>
    <w:rsid w:val="00721BFA"/>
    <w:rsid w:val="00722238"/>
    <w:rsid w:val="00722B1E"/>
    <w:rsid w:val="00722D68"/>
    <w:rsid w:val="00722D81"/>
    <w:rsid w:val="00723189"/>
    <w:rsid w:val="007235A6"/>
    <w:rsid w:val="00723C46"/>
    <w:rsid w:val="00723F51"/>
    <w:rsid w:val="00724225"/>
    <w:rsid w:val="007247BE"/>
    <w:rsid w:val="007249E2"/>
    <w:rsid w:val="00724D08"/>
    <w:rsid w:val="007254BD"/>
    <w:rsid w:val="00725E12"/>
    <w:rsid w:val="00725E14"/>
    <w:rsid w:val="00726027"/>
    <w:rsid w:val="0072634F"/>
    <w:rsid w:val="007266E8"/>
    <w:rsid w:val="00726873"/>
    <w:rsid w:val="007270F4"/>
    <w:rsid w:val="007271E7"/>
    <w:rsid w:val="007278C9"/>
    <w:rsid w:val="00727B16"/>
    <w:rsid w:val="007306A7"/>
    <w:rsid w:val="00730907"/>
    <w:rsid w:val="00730B5A"/>
    <w:rsid w:val="00730B96"/>
    <w:rsid w:val="00730D88"/>
    <w:rsid w:val="00730DE5"/>
    <w:rsid w:val="00731168"/>
    <w:rsid w:val="007311D5"/>
    <w:rsid w:val="00731730"/>
    <w:rsid w:val="00731740"/>
    <w:rsid w:val="0073194A"/>
    <w:rsid w:val="00731C68"/>
    <w:rsid w:val="00731DC6"/>
    <w:rsid w:val="00732189"/>
    <w:rsid w:val="007326F2"/>
    <w:rsid w:val="00732E29"/>
    <w:rsid w:val="007331A6"/>
    <w:rsid w:val="007332AF"/>
    <w:rsid w:val="0073331B"/>
    <w:rsid w:val="00733713"/>
    <w:rsid w:val="00733D21"/>
    <w:rsid w:val="0073412B"/>
    <w:rsid w:val="00734329"/>
    <w:rsid w:val="0073459B"/>
    <w:rsid w:val="00734C38"/>
    <w:rsid w:val="00734D31"/>
    <w:rsid w:val="00734D47"/>
    <w:rsid w:val="00734EBC"/>
    <w:rsid w:val="00735CB8"/>
    <w:rsid w:val="00735E9B"/>
    <w:rsid w:val="00736320"/>
    <w:rsid w:val="007364E6"/>
    <w:rsid w:val="00736894"/>
    <w:rsid w:val="00736B82"/>
    <w:rsid w:val="00736BF3"/>
    <w:rsid w:val="0073724E"/>
    <w:rsid w:val="007372A9"/>
    <w:rsid w:val="007374D9"/>
    <w:rsid w:val="007379AD"/>
    <w:rsid w:val="00737A28"/>
    <w:rsid w:val="00737AFD"/>
    <w:rsid w:val="00740619"/>
    <w:rsid w:val="00741139"/>
    <w:rsid w:val="007412C1"/>
    <w:rsid w:val="007413BE"/>
    <w:rsid w:val="007416D4"/>
    <w:rsid w:val="00741CE7"/>
    <w:rsid w:val="00741F52"/>
    <w:rsid w:val="007423A1"/>
    <w:rsid w:val="007425EB"/>
    <w:rsid w:val="00742652"/>
    <w:rsid w:val="0074299A"/>
    <w:rsid w:val="007429AA"/>
    <w:rsid w:val="0074306D"/>
    <w:rsid w:val="0074321B"/>
    <w:rsid w:val="00743508"/>
    <w:rsid w:val="00743552"/>
    <w:rsid w:val="00743C12"/>
    <w:rsid w:val="0074458E"/>
    <w:rsid w:val="007446FB"/>
    <w:rsid w:val="007450FF"/>
    <w:rsid w:val="0074573D"/>
    <w:rsid w:val="00745C95"/>
    <w:rsid w:val="0074686A"/>
    <w:rsid w:val="00746993"/>
    <w:rsid w:val="00746B25"/>
    <w:rsid w:val="00747088"/>
    <w:rsid w:val="007475AA"/>
    <w:rsid w:val="00747778"/>
    <w:rsid w:val="00747B4F"/>
    <w:rsid w:val="00747BE4"/>
    <w:rsid w:val="00747D81"/>
    <w:rsid w:val="00747E39"/>
    <w:rsid w:val="00747E64"/>
    <w:rsid w:val="00750452"/>
    <w:rsid w:val="007506CF"/>
    <w:rsid w:val="00751195"/>
    <w:rsid w:val="00751501"/>
    <w:rsid w:val="00751644"/>
    <w:rsid w:val="00751E1B"/>
    <w:rsid w:val="00751F1F"/>
    <w:rsid w:val="0075210F"/>
    <w:rsid w:val="00752385"/>
    <w:rsid w:val="0075254C"/>
    <w:rsid w:val="00752B89"/>
    <w:rsid w:val="00752CE2"/>
    <w:rsid w:val="00752D85"/>
    <w:rsid w:val="00752E4D"/>
    <w:rsid w:val="0075300E"/>
    <w:rsid w:val="00753290"/>
    <w:rsid w:val="007537E0"/>
    <w:rsid w:val="00753F01"/>
    <w:rsid w:val="00754B10"/>
    <w:rsid w:val="00754BAE"/>
    <w:rsid w:val="00754ED8"/>
    <w:rsid w:val="00755499"/>
    <w:rsid w:val="007554F9"/>
    <w:rsid w:val="00755A0C"/>
    <w:rsid w:val="0075617D"/>
    <w:rsid w:val="00756ADB"/>
    <w:rsid w:val="00756BA2"/>
    <w:rsid w:val="00756DED"/>
    <w:rsid w:val="0075744E"/>
    <w:rsid w:val="007576FE"/>
    <w:rsid w:val="00760429"/>
    <w:rsid w:val="007604B5"/>
    <w:rsid w:val="0076057C"/>
    <w:rsid w:val="00760903"/>
    <w:rsid w:val="00760C85"/>
    <w:rsid w:val="00760D0B"/>
    <w:rsid w:val="0076103B"/>
    <w:rsid w:val="0076126A"/>
    <w:rsid w:val="00761619"/>
    <w:rsid w:val="00761AF1"/>
    <w:rsid w:val="00761BEE"/>
    <w:rsid w:val="007621D5"/>
    <w:rsid w:val="00762B9A"/>
    <w:rsid w:val="00762EDE"/>
    <w:rsid w:val="007635B0"/>
    <w:rsid w:val="007637BE"/>
    <w:rsid w:val="00763830"/>
    <w:rsid w:val="00763946"/>
    <w:rsid w:val="00763BE9"/>
    <w:rsid w:val="00763D3C"/>
    <w:rsid w:val="007649FB"/>
    <w:rsid w:val="00764BB3"/>
    <w:rsid w:val="00764F30"/>
    <w:rsid w:val="007652B0"/>
    <w:rsid w:val="007652EA"/>
    <w:rsid w:val="0076549E"/>
    <w:rsid w:val="00765684"/>
    <w:rsid w:val="00765951"/>
    <w:rsid w:val="00765A08"/>
    <w:rsid w:val="00765A37"/>
    <w:rsid w:val="00765AB2"/>
    <w:rsid w:val="00765BC8"/>
    <w:rsid w:val="00765C38"/>
    <w:rsid w:val="00765FAE"/>
    <w:rsid w:val="007660A1"/>
    <w:rsid w:val="00766105"/>
    <w:rsid w:val="00766A32"/>
    <w:rsid w:val="00766EA7"/>
    <w:rsid w:val="00766EF2"/>
    <w:rsid w:val="00767BF8"/>
    <w:rsid w:val="007708D5"/>
    <w:rsid w:val="00770B8A"/>
    <w:rsid w:val="00770DA9"/>
    <w:rsid w:val="00770FDB"/>
    <w:rsid w:val="007710D3"/>
    <w:rsid w:val="0077117A"/>
    <w:rsid w:val="0077161F"/>
    <w:rsid w:val="00771895"/>
    <w:rsid w:val="00771B80"/>
    <w:rsid w:val="00771C5E"/>
    <w:rsid w:val="00771D45"/>
    <w:rsid w:val="00772605"/>
    <w:rsid w:val="00772BEB"/>
    <w:rsid w:val="00772F84"/>
    <w:rsid w:val="00773199"/>
    <w:rsid w:val="0077349E"/>
    <w:rsid w:val="00773519"/>
    <w:rsid w:val="007737ED"/>
    <w:rsid w:val="007738E4"/>
    <w:rsid w:val="00773963"/>
    <w:rsid w:val="00773CD7"/>
    <w:rsid w:val="007742D8"/>
    <w:rsid w:val="007743BC"/>
    <w:rsid w:val="0077525F"/>
    <w:rsid w:val="0077553E"/>
    <w:rsid w:val="00775D83"/>
    <w:rsid w:val="007760BC"/>
    <w:rsid w:val="007761AB"/>
    <w:rsid w:val="00776439"/>
    <w:rsid w:val="0077644B"/>
    <w:rsid w:val="007766B5"/>
    <w:rsid w:val="00777315"/>
    <w:rsid w:val="007801EB"/>
    <w:rsid w:val="00781EA6"/>
    <w:rsid w:val="00782215"/>
    <w:rsid w:val="00782236"/>
    <w:rsid w:val="0078275E"/>
    <w:rsid w:val="007827B5"/>
    <w:rsid w:val="00782AAC"/>
    <w:rsid w:val="00782C6A"/>
    <w:rsid w:val="00782CBD"/>
    <w:rsid w:val="00782D5B"/>
    <w:rsid w:val="0078337B"/>
    <w:rsid w:val="00783525"/>
    <w:rsid w:val="00783774"/>
    <w:rsid w:val="00783B45"/>
    <w:rsid w:val="00783BD4"/>
    <w:rsid w:val="007840FA"/>
    <w:rsid w:val="007842F0"/>
    <w:rsid w:val="00784765"/>
    <w:rsid w:val="00784981"/>
    <w:rsid w:val="0078498A"/>
    <w:rsid w:val="00784C73"/>
    <w:rsid w:val="0078551C"/>
    <w:rsid w:val="00785717"/>
    <w:rsid w:val="00785A6C"/>
    <w:rsid w:val="00785AD2"/>
    <w:rsid w:val="0078656C"/>
    <w:rsid w:val="0078698E"/>
    <w:rsid w:val="00786D06"/>
    <w:rsid w:val="0078704E"/>
    <w:rsid w:val="00787062"/>
    <w:rsid w:val="00787127"/>
    <w:rsid w:val="007871C1"/>
    <w:rsid w:val="00787811"/>
    <w:rsid w:val="0078781B"/>
    <w:rsid w:val="0079054E"/>
    <w:rsid w:val="00790CFC"/>
    <w:rsid w:val="0079105C"/>
    <w:rsid w:val="00792235"/>
    <w:rsid w:val="00792CB3"/>
    <w:rsid w:val="007936D3"/>
    <w:rsid w:val="00793734"/>
    <w:rsid w:val="00794002"/>
    <w:rsid w:val="007940BB"/>
    <w:rsid w:val="00794348"/>
    <w:rsid w:val="007945EF"/>
    <w:rsid w:val="00794BE1"/>
    <w:rsid w:val="00795882"/>
    <w:rsid w:val="00795B0F"/>
    <w:rsid w:val="00795C66"/>
    <w:rsid w:val="00795D23"/>
    <w:rsid w:val="00795E3C"/>
    <w:rsid w:val="0079632F"/>
    <w:rsid w:val="00796331"/>
    <w:rsid w:val="0079653B"/>
    <w:rsid w:val="00796835"/>
    <w:rsid w:val="00796866"/>
    <w:rsid w:val="00797125"/>
    <w:rsid w:val="007976B4"/>
    <w:rsid w:val="007979BA"/>
    <w:rsid w:val="00797C41"/>
    <w:rsid w:val="00797CF1"/>
    <w:rsid w:val="00797EE2"/>
    <w:rsid w:val="007A0017"/>
    <w:rsid w:val="007A04A3"/>
    <w:rsid w:val="007A0599"/>
    <w:rsid w:val="007A081B"/>
    <w:rsid w:val="007A0EC1"/>
    <w:rsid w:val="007A11B9"/>
    <w:rsid w:val="007A19EE"/>
    <w:rsid w:val="007A1E88"/>
    <w:rsid w:val="007A2140"/>
    <w:rsid w:val="007A2340"/>
    <w:rsid w:val="007A2780"/>
    <w:rsid w:val="007A2CF4"/>
    <w:rsid w:val="007A2D09"/>
    <w:rsid w:val="007A2DE4"/>
    <w:rsid w:val="007A31A7"/>
    <w:rsid w:val="007A3209"/>
    <w:rsid w:val="007A3505"/>
    <w:rsid w:val="007A3727"/>
    <w:rsid w:val="007A3751"/>
    <w:rsid w:val="007A380E"/>
    <w:rsid w:val="007A38A3"/>
    <w:rsid w:val="007A43F3"/>
    <w:rsid w:val="007A4B0E"/>
    <w:rsid w:val="007A526A"/>
    <w:rsid w:val="007A6071"/>
    <w:rsid w:val="007A622B"/>
    <w:rsid w:val="007A6278"/>
    <w:rsid w:val="007A662A"/>
    <w:rsid w:val="007A6922"/>
    <w:rsid w:val="007A6A61"/>
    <w:rsid w:val="007A6EDF"/>
    <w:rsid w:val="007A6FBA"/>
    <w:rsid w:val="007A767E"/>
    <w:rsid w:val="007A77C2"/>
    <w:rsid w:val="007A7F42"/>
    <w:rsid w:val="007B044B"/>
    <w:rsid w:val="007B089E"/>
    <w:rsid w:val="007B0D14"/>
    <w:rsid w:val="007B0E52"/>
    <w:rsid w:val="007B10CF"/>
    <w:rsid w:val="007B17DF"/>
    <w:rsid w:val="007B1995"/>
    <w:rsid w:val="007B19FA"/>
    <w:rsid w:val="007B1F9B"/>
    <w:rsid w:val="007B2121"/>
    <w:rsid w:val="007B23D4"/>
    <w:rsid w:val="007B3247"/>
    <w:rsid w:val="007B3695"/>
    <w:rsid w:val="007B36DE"/>
    <w:rsid w:val="007B37B5"/>
    <w:rsid w:val="007B37DC"/>
    <w:rsid w:val="007B3975"/>
    <w:rsid w:val="007B397B"/>
    <w:rsid w:val="007B3AD8"/>
    <w:rsid w:val="007B3BB6"/>
    <w:rsid w:val="007B3FC6"/>
    <w:rsid w:val="007B4913"/>
    <w:rsid w:val="007B49BB"/>
    <w:rsid w:val="007B4BDB"/>
    <w:rsid w:val="007B4F89"/>
    <w:rsid w:val="007B504D"/>
    <w:rsid w:val="007B5E59"/>
    <w:rsid w:val="007B63D7"/>
    <w:rsid w:val="007B696E"/>
    <w:rsid w:val="007B6DED"/>
    <w:rsid w:val="007B71C0"/>
    <w:rsid w:val="007B777C"/>
    <w:rsid w:val="007B77F1"/>
    <w:rsid w:val="007B7D36"/>
    <w:rsid w:val="007C064E"/>
    <w:rsid w:val="007C07F9"/>
    <w:rsid w:val="007C1603"/>
    <w:rsid w:val="007C18B9"/>
    <w:rsid w:val="007C1D51"/>
    <w:rsid w:val="007C2050"/>
    <w:rsid w:val="007C2492"/>
    <w:rsid w:val="007C26B3"/>
    <w:rsid w:val="007C26CA"/>
    <w:rsid w:val="007C29B1"/>
    <w:rsid w:val="007C35CD"/>
    <w:rsid w:val="007C40B0"/>
    <w:rsid w:val="007C4268"/>
    <w:rsid w:val="007C4884"/>
    <w:rsid w:val="007C4A23"/>
    <w:rsid w:val="007C4F02"/>
    <w:rsid w:val="007C5FAD"/>
    <w:rsid w:val="007C626F"/>
    <w:rsid w:val="007C6342"/>
    <w:rsid w:val="007C6C29"/>
    <w:rsid w:val="007C70B9"/>
    <w:rsid w:val="007C7284"/>
    <w:rsid w:val="007C745C"/>
    <w:rsid w:val="007C7665"/>
    <w:rsid w:val="007C77DD"/>
    <w:rsid w:val="007C7E01"/>
    <w:rsid w:val="007C7E3E"/>
    <w:rsid w:val="007D01F0"/>
    <w:rsid w:val="007D0869"/>
    <w:rsid w:val="007D11DF"/>
    <w:rsid w:val="007D13C5"/>
    <w:rsid w:val="007D15D1"/>
    <w:rsid w:val="007D1947"/>
    <w:rsid w:val="007D1A12"/>
    <w:rsid w:val="007D23C9"/>
    <w:rsid w:val="007D257E"/>
    <w:rsid w:val="007D2B7C"/>
    <w:rsid w:val="007D3655"/>
    <w:rsid w:val="007D3672"/>
    <w:rsid w:val="007D39FD"/>
    <w:rsid w:val="007D3D54"/>
    <w:rsid w:val="007D41AC"/>
    <w:rsid w:val="007D4397"/>
    <w:rsid w:val="007D52CE"/>
    <w:rsid w:val="007D53E6"/>
    <w:rsid w:val="007D568C"/>
    <w:rsid w:val="007D5B91"/>
    <w:rsid w:val="007D623A"/>
    <w:rsid w:val="007D64C3"/>
    <w:rsid w:val="007D65C9"/>
    <w:rsid w:val="007D677E"/>
    <w:rsid w:val="007D6CF0"/>
    <w:rsid w:val="007D6CF8"/>
    <w:rsid w:val="007D7052"/>
    <w:rsid w:val="007D73E7"/>
    <w:rsid w:val="007D7974"/>
    <w:rsid w:val="007D797A"/>
    <w:rsid w:val="007D79D5"/>
    <w:rsid w:val="007D7B59"/>
    <w:rsid w:val="007D7BF4"/>
    <w:rsid w:val="007D7FB5"/>
    <w:rsid w:val="007E0273"/>
    <w:rsid w:val="007E035C"/>
    <w:rsid w:val="007E0779"/>
    <w:rsid w:val="007E0D25"/>
    <w:rsid w:val="007E12ED"/>
    <w:rsid w:val="007E136F"/>
    <w:rsid w:val="007E1929"/>
    <w:rsid w:val="007E25BC"/>
    <w:rsid w:val="007E27EA"/>
    <w:rsid w:val="007E2E7E"/>
    <w:rsid w:val="007E34B6"/>
    <w:rsid w:val="007E3FF5"/>
    <w:rsid w:val="007E48E8"/>
    <w:rsid w:val="007E4CAF"/>
    <w:rsid w:val="007E4E2B"/>
    <w:rsid w:val="007E50E7"/>
    <w:rsid w:val="007E521D"/>
    <w:rsid w:val="007E5740"/>
    <w:rsid w:val="007E7661"/>
    <w:rsid w:val="007E7845"/>
    <w:rsid w:val="007E7E30"/>
    <w:rsid w:val="007F01A7"/>
    <w:rsid w:val="007F0233"/>
    <w:rsid w:val="007F02F8"/>
    <w:rsid w:val="007F02FD"/>
    <w:rsid w:val="007F0E35"/>
    <w:rsid w:val="007F1049"/>
    <w:rsid w:val="007F1233"/>
    <w:rsid w:val="007F1B98"/>
    <w:rsid w:val="007F1E4C"/>
    <w:rsid w:val="007F1FDD"/>
    <w:rsid w:val="007F2112"/>
    <w:rsid w:val="007F2673"/>
    <w:rsid w:val="007F26B9"/>
    <w:rsid w:val="007F2851"/>
    <w:rsid w:val="007F2980"/>
    <w:rsid w:val="007F2C0E"/>
    <w:rsid w:val="007F3389"/>
    <w:rsid w:val="007F3517"/>
    <w:rsid w:val="007F392E"/>
    <w:rsid w:val="007F3E77"/>
    <w:rsid w:val="007F4714"/>
    <w:rsid w:val="007F48C8"/>
    <w:rsid w:val="007F48D0"/>
    <w:rsid w:val="007F4B17"/>
    <w:rsid w:val="007F5564"/>
    <w:rsid w:val="007F579D"/>
    <w:rsid w:val="007F5CC5"/>
    <w:rsid w:val="007F6314"/>
    <w:rsid w:val="007F64A6"/>
    <w:rsid w:val="007F6990"/>
    <w:rsid w:val="007F6E4F"/>
    <w:rsid w:val="007F7013"/>
    <w:rsid w:val="007F7899"/>
    <w:rsid w:val="008002DB"/>
    <w:rsid w:val="008003F1"/>
    <w:rsid w:val="00800BA0"/>
    <w:rsid w:val="00800C3F"/>
    <w:rsid w:val="00800F8A"/>
    <w:rsid w:val="008014A3"/>
    <w:rsid w:val="008016A1"/>
    <w:rsid w:val="008017CD"/>
    <w:rsid w:val="008017F5"/>
    <w:rsid w:val="00801957"/>
    <w:rsid w:val="00801A91"/>
    <w:rsid w:val="00801DCE"/>
    <w:rsid w:val="008021F8"/>
    <w:rsid w:val="008047A6"/>
    <w:rsid w:val="00804886"/>
    <w:rsid w:val="00804C1A"/>
    <w:rsid w:val="00804C49"/>
    <w:rsid w:val="00804D93"/>
    <w:rsid w:val="00805273"/>
    <w:rsid w:val="00805837"/>
    <w:rsid w:val="00806005"/>
    <w:rsid w:val="008065A7"/>
    <w:rsid w:val="00806E6D"/>
    <w:rsid w:val="008078B2"/>
    <w:rsid w:val="0081054A"/>
    <w:rsid w:val="0081055C"/>
    <w:rsid w:val="008106DC"/>
    <w:rsid w:val="0081098A"/>
    <w:rsid w:val="00811337"/>
    <w:rsid w:val="00811430"/>
    <w:rsid w:val="008114B0"/>
    <w:rsid w:val="00811787"/>
    <w:rsid w:val="00811F04"/>
    <w:rsid w:val="008126BD"/>
    <w:rsid w:val="008127FC"/>
    <w:rsid w:val="00812FB7"/>
    <w:rsid w:val="0081317A"/>
    <w:rsid w:val="00813265"/>
    <w:rsid w:val="00814357"/>
    <w:rsid w:val="00814586"/>
    <w:rsid w:val="00814612"/>
    <w:rsid w:val="008149CE"/>
    <w:rsid w:val="00814F5B"/>
    <w:rsid w:val="008152A0"/>
    <w:rsid w:val="008154C3"/>
    <w:rsid w:val="0081596A"/>
    <w:rsid w:val="00815B09"/>
    <w:rsid w:val="00815E76"/>
    <w:rsid w:val="00815ECF"/>
    <w:rsid w:val="00815F80"/>
    <w:rsid w:val="00816314"/>
    <w:rsid w:val="00817453"/>
    <w:rsid w:val="00817632"/>
    <w:rsid w:val="0081799F"/>
    <w:rsid w:val="008179F0"/>
    <w:rsid w:val="008202E4"/>
    <w:rsid w:val="0082084E"/>
    <w:rsid w:val="00820C3D"/>
    <w:rsid w:val="008210A2"/>
    <w:rsid w:val="00821218"/>
    <w:rsid w:val="008215C6"/>
    <w:rsid w:val="00821A48"/>
    <w:rsid w:val="00822C2C"/>
    <w:rsid w:val="00824343"/>
    <w:rsid w:val="00824419"/>
    <w:rsid w:val="00824E9C"/>
    <w:rsid w:val="00825375"/>
    <w:rsid w:val="00825412"/>
    <w:rsid w:val="00825571"/>
    <w:rsid w:val="0082575D"/>
    <w:rsid w:val="008257E0"/>
    <w:rsid w:val="00825895"/>
    <w:rsid w:val="00825C06"/>
    <w:rsid w:val="00825FD0"/>
    <w:rsid w:val="008268A0"/>
    <w:rsid w:val="00826BFC"/>
    <w:rsid w:val="00826D1D"/>
    <w:rsid w:val="00826D71"/>
    <w:rsid w:val="00827381"/>
    <w:rsid w:val="00827399"/>
    <w:rsid w:val="00827604"/>
    <w:rsid w:val="0082780C"/>
    <w:rsid w:val="008279AC"/>
    <w:rsid w:val="00830213"/>
    <w:rsid w:val="0083035C"/>
    <w:rsid w:val="00830CB2"/>
    <w:rsid w:val="00831816"/>
    <w:rsid w:val="008319AC"/>
    <w:rsid w:val="00831C64"/>
    <w:rsid w:val="00831EB1"/>
    <w:rsid w:val="00831EDC"/>
    <w:rsid w:val="00832900"/>
    <w:rsid w:val="00832D33"/>
    <w:rsid w:val="00832E6A"/>
    <w:rsid w:val="00832FE7"/>
    <w:rsid w:val="008333E2"/>
    <w:rsid w:val="00833B8A"/>
    <w:rsid w:val="00833D3A"/>
    <w:rsid w:val="00834563"/>
    <w:rsid w:val="00834F2D"/>
    <w:rsid w:val="008350CB"/>
    <w:rsid w:val="00835229"/>
    <w:rsid w:val="00835CD0"/>
    <w:rsid w:val="00835F78"/>
    <w:rsid w:val="00836820"/>
    <w:rsid w:val="00836B30"/>
    <w:rsid w:val="008378CE"/>
    <w:rsid w:val="008378E0"/>
    <w:rsid w:val="00837A24"/>
    <w:rsid w:val="00837FEB"/>
    <w:rsid w:val="0084033D"/>
    <w:rsid w:val="0084088C"/>
    <w:rsid w:val="00840A4A"/>
    <w:rsid w:val="00840FC3"/>
    <w:rsid w:val="0084184A"/>
    <w:rsid w:val="00841A9D"/>
    <w:rsid w:val="00842470"/>
    <w:rsid w:val="008424E1"/>
    <w:rsid w:val="00842D0F"/>
    <w:rsid w:val="00842F9F"/>
    <w:rsid w:val="008432A9"/>
    <w:rsid w:val="008436EB"/>
    <w:rsid w:val="00843AEA"/>
    <w:rsid w:val="00844200"/>
    <w:rsid w:val="008444AE"/>
    <w:rsid w:val="00844E12"/>
    <w:rsid w:val="00845025"/>
    <w:rsid w:val="00845313"/>
    <w:rsid w:val="008453B9"/>
    <w:rsid w:val="00845DB4"/>
    <w:rsid w:val="00845E3F"/>
    <w:rsid w:val="00845E95"/>
    <w:rsid w:val="0084641A"/>
    <w:rsid w:val="00846643"/>
    <w:rsid w:val="00846EF2"/>
    <w:rsid w:val="008470ED"/>
    <w:rsid w:val="008472F0"/>
    <w:rsid w:val="00847315"/>
    <w:rsid w:val="0084739F"/>
    <w:rsid w:val="008476E1"/>
    <w:rsid w:val="00847901"/>
    <w:rsid w:val="00847956"/>
    <w:rsid w:val="00847AD6"/>
    <w:rsid w:val="00847B64"/>
    <w:rsid w:val="00847B70"/>
    <w:rsid w:val="00847C88"/>
    <w:rsid w:val="00847DA2"/>
    <w:rsid w:val="00847FC5"/>
    <w:rsid w:val="0085043A"/>
    <w:rsid w:val="00850BA0"/>
    <w:rsid w:val="00851737"/>
    <w:rsid w:val="00851C17"/>
    <w:rsid w:val="00852A1E"/>
    <w:rsid w:val="00852D49"/>
    <w:rsid w:val="00852F62"/>
    <w:rsid w:val="00853459"/>
    <w:rsid w:val="0085380E"/>
    <w:rsid w:val="00853905"/>
    <w:rsid w:val="00854003"/>
    <w:rsid w:val="0085495D"/>
    <w:rsid w:val="00854CDD"/>
    <w:rsid w:val="00854FE6"/>
    <w:rsid w:val="008552F7"/>
    <w:rsid w:val="0085531C"/>
    <w:rsid w:val="00855AEA"/>
    <w:rsid w:val="00855BBD"/>
    <w:rsid w:val="00855CDC"/>
    <w:rsid w:val="008562AF"/>
    <w:rsid w:val="00856393"/>
    <w:rsid w:val="00856927"/>
    <w:rsid w:val="0085785A"/>
    <w:rsid w:val="00857CD7"/>
    <w:rsid w:val="00857E22"/>
    <w:rsid w:val="0086080F"/>
    <w:rsid w:val="008608FD"/>
    <w:rsid w:val="00860A54"/>
    <w:rsid w:val="00860CD3"/>
    <w:rsid w:val="00861186"/>
    <w:rsid w:val="0086129C"/>
    <w:rsid w:val="0086146E"/>
    <w:rsid w:val="00861611"/>
    <w:rsid w:val="008616F1"/>
    <w:rsid w:val="008617D4"/>
    <w:rsid w:val="00861949"/>
    <w:rsid w:val="008619CA"/>
    <w:rsid w:val="00861A80"/>
    <w:rsid w:val="00862564"/>
    <w:rsid w:val="00862712"/>
    <w:rsid w:val="0086277F"/>
    <w:rsid w:val="008628A6"/>
    <w:rsid w:val="008632EC"/>
    <w:rsid w:val="0086345D"/>
    <w:rsid w:val="0086399E"/>
    <w:rsid w:val="00864243"/>
    <w:rsid w:val="00864CB2"/>
    <w:rsid w:val="00865136"/>
    <w:rsid w:val="0086569B"/>
    <w:rsid w:val="0086616D"/>
    <w:rsid w:val="008661D7"/>
    <w:rsid w:val="008662C4"/>
    <w:rsid w:val="008669E1"/>
    <w:rsid w:val="00866A6F"/>
    <w:rsid w:val="00866B66"/>
    <w:rsid w:val="00867486"/>
    <w:rsid w:val="008674B0"/>
    <w:rsid w:val="008674EC"/>
    <w:rsid w:val="008676E5"/>
    <w:rsid w:val="00867A46"/>
    <w:rsid w:val="00867A4C"/>
    <w:rsid w:val="00870933"/>
    <w:rsid w:val="008709DC"/>
    <w:rsid w:val="00870A79"/>
    <w:rsid w:val="00871036"/>
    <w:rsid w:val="00871593"/>
    <w:rsid w:val="008719AA"/>
    <w:rsid w:val="00871FCC"/>
    <w:rsid w:val="008728C0"/>
    <w:rsid w:val="0087293A"/>
    <w:rsid w:val="00873375"/>
    <w:rsid w:val="00873E19"/>
    <w:rsid w:val="008745DD"/>
    <w:rsid w:val="00874891"/>
    <w:rsid w:val="00874906"/>
    <w:rsid w:val="008749EC"/>
    <w:rsid w:val="00874CAB"/>
    <w:rsid w:val="00874CC8"/>
    <w:rsid w:val="00874FF3"/>
    <w:rsid w:val="00875542"/>
    <w:rsid w:val="0087578B"/>
    <w:rsid w:val="008759DE"/>
    <w:rsid w:val="00875C79"/>
    <w:rsid w:val="00875E5C"/>
    <w:rsid w:val="00875EB8"/>
    <w:rsid w:val="00876289"/>
    <w:rsid w:val="008778F3"/>
    <w:rsid w:val="00877CA6"/>
    <w:rsid w:val="0088068A"/>
    <w:rsid w:val="00880C27"/>
    <w:rsid w:val="00880E1A"/>
    <w:rsid w:val="00880EC9"/>
    <w:rsid w:val="008810A1"/>
    <w:rsid w:val="008810C9"/>
    <w:rsid w:val="008813F9"/>
    <w:rsid w:val="00881805"/>
    <w:rsid w:val="008818E3"/>
    <w:rsid w:val="00881DA6"/>
    <w:rsid w:val="0088213B"/>
    <w:rsid w:val="0088224D"/>
    <w:rsid w:val="00882729"/>
    <w:rsid w:val="00882C6A"/>
    <w:rsid w:val="00882D2F"/>
    <w:rsid w:val="0088304F"/>
    <w:rsid w:val="00883151"/>
    <w:rsid w:val="008833EB"/>
    <w:rsid w:val="008836A2"/>
    <w:rsid w:val="0088389F"/>
    <w:rsid w:val="00883A53"/>
    <w:rsid w:val="00883F9D"/>
    <w:rsid w:val="008841B4"/>
    <w:rsid w:val="008841F8"/>
    <w:rsid w:val="00884221"/>
    <w:rsid w:val="00884426"/>
    <w:rsid w:val="00884B43"/>
    <w:rsid w:val="00885643"/>
    <w:rsid w:val="00885C18"/>
    <w:rsid w:val="00885E72"/>
    <w:rsid w:val="00886019"/>
    <w:rsid w:val="008860C9"/>
    <w:rsid w:val="008861BD"/>
    <w:rsid w:val="00886232"/>
    <w:rsid w:val="00886535"/>
    <w:rsid w:val="00886A74"/>
    <w:rsid w:val="00886FA5"/>
    <w:rsid w:val="008872EC"/>
    <w:rsid w:val="008876D1"/>
    <w:rsid w:val="008876F7"/>
    <w:rsid w:val="0088771C"/>
    <w:rsid w:val="00887859"/>
    <w:rsid w:val="00887A92"/>
    <w:rsid w:val="00890CE9"/>
    <w:rsid w:val="00890FCA"/>
    <w:rsid w:val="008910F4"/>
    <w:rsid w:val="00891907"/>
    <w:rsid w:val="00891982"/>
    <w:rsid w:val="00891C16"/>
    <w:rsid w:val="008925C4"/>
    <w:rsid w:val="00892A9A"/>
    <w:rsid w:val="00893299"/>
    <w:rsid w:val="00893C3F"/>
    <w:rsid w:val="00893EF6"/>
    <w:rsid w:val="00894841"/>
    <w:rsid w:val="008949FA"/>
    <w:rsid w:val="00894D10"/>
    <w:rsid w:val="008951BD"/>
    <w:rsid w:val="00895721"/>
    <w:rsid w:val="00895A62"/>
    <w:rsid w:val="00895E88"/>
    <w:rsid w:val="00896195"/>
    <w:rsid w:val="00896697"/>
    <w:rsid w:val="00896D17"/>
    <w:rsid w:val="00897171"/>
    <w:rsid w:val="00897298"/>
    <w:rsid w:val="008974D2"/>
    <w:rsid w:val="008A07C4"/>
    <w:rsid w:val="008A0ABF"/>
    <w:rsid w:val="008A0C9C"/>
    <w:rsid w:val="008A13AB"/>
    <w:rsid w:val="008A147E"/>
    <w:rsid w:val="008A1AF2"/>
    <w:rsid w:val="008A1D03"/>
    <w:rsid w:val="008A20C2"/>
    <w:rsid w:val="008A2294"/>
    <w:rsid w:val="008A2711"/>
    <w:rsid w:val="008A2D52"/>
    <w:rsid w:val="008A3029"/>
    <w:rsid w:val="008A3279"/>
    <w:rsid w:val="008A35C7"/>
    <w:rsid w:val="008A3761"/>
    <w:rsid w:val="008A3A79"/>
    <w:rsid w:val="008A433C"/>
    <w:rsid w:val="008A4C00"/>
    <w:rsid w:val="008A4C81"/>
    <w:rsid w:val="008A523E"/>
    <w:rsid w:val="008A54F9"/>
    <w:rsid w:val="008A5B4D"/>
    <w:rsid w:val="008A5D2E"/>
    <w:rsid w:val="008A63F1"/>
    <w:rsid w:val="008A6FA2"/>
    <w:rsid w:val="008A7C55"/>
    <w:rsid w:val="008A7E5D"/>
    <w:rsid w:val="008A7F4A"/>
    <w:rsid w:val="008B07D7"/>
    <w:rsid w:val="008B0A65"/>
    <w:rsid w:val="008B0D37"/>
    <w:rsid w:val="008B0DE7"/>
    <w:rsid w:val="008B0EEF"/>
    <w:rsid w:val="008B100A"/>
    <w:rsid w:val="008B1603"/>
    <w:rsid w:val="008B1F7D"/>
    <w:rsid w:val="008B2589"/>
    <w:rsid w:val="008B2882"/>
    <w:rsid w:val="008B29D2"/>
    <w:rsid w:val="008B2A55"/>
    <w:rsid w:val="008B2CF5"/>
    <w:rsid w:val="008B2D35"/>
    <w:rsid w:val="008B2DAA"/>
    <w:rsid w:val="008B305F"/>
    <w:rsid w:val="008B3D72"/>
    <w:rsid w:val="008B40B0"/>
    <w:rsid w:val="008B4115"/>
    <w:rsid w:val="008B4795"/>
    <w:rsid w:val="008B4909"/>
    <w:rsid w:val="008B50C3"/>
    <w:rsid w:val="008B52E0"/>
    <w:rsid w:val="008B584C"/>
    <w:rsid w:val="008B5E25"/>
    <w:rsid w:val="008B5F50"/>
    <w:rsid w:val="008B603C"/>
    <w:rsid w:val="008B66A9"/>
    <w:rsid w:val="008B67F5"/>
    <w:rsid w:val="008B6EAB"/>
    <w:rsid w:val="008B6EF6"/>
    <w:rsid w:val="008B71E8"/>
    <w:rsid w:val="008B763B"/>
    <w:rsid w:val="008B76DB"/>
    <w:rsid w:val="008B78C0"/>
    <w:rsid w:val="008B7C4B"/>
    <w:rsid w:val="008C023A"/>
    <w:rsid w:val="008C0374"/>
    <w:rsid w:val="008C0ACC"/>
    <w:rsid w:val="008C100C"/>
    <w:rsid w:val="008C1485"/>
    <w:rsid w:val="008C14AD"/>
    <w:rsid w:val="008C17D2"/>
    <w:rsid w:val="008C1935"/>
    <w:rsid w:val="008C1A41"/>
    <w:rsid w:val="008C1C44"/>
    <w:rsid w:val="008C1D0C"/>
    <w:rsid w:val="008C2089"/>
    <w:rsid w:val="008C23B3"/>
    <w:rsid w:val="008C2556"/>
    <w:rsid w:val="008C25EE"/>
    <w:rsid w:val="008C2607"/>
    <w:rsid w:val="008C27C7"/>
    <w:rsid w:val="008C2829"/>
    <w:rsid w:val="008C28A3"/>
    <w:rsid w:val="008C3669"/>
    <w:rsid w:val="008C3BB9"/>
    <w:rsid w:val="008C3E6C"/>
    <w:rsid w:val="008C497F"/>
    <w:rsid w:val="008C4ECD"/>
    <w:rsid w:val="008C505E"/>
    <w:rsid w:val="008C59C5"/>
    <w:rsid w:val="008C5FD0"/>
    <w:rsid w:val="008C6264"/>
    <w:rsid w:val="008C64DF"/>
    <w:rsid w:val="008C688D"/>
    <w:rsid w:val="008C6A0C"/>
    <w:rsid w:val="008C6B84"/>
    <w:rsid w:val="008C6DB2"/>
    <w:rsid w:val="008C6E26"/>
    <w:rsid w:val="008D025E"/>
    <w:rsid w:val="008D0AD9"/>
    <w:rsid w:val="008D1773"/>
    <w:rsid w:val="008D1E51"/>
    <w:rsid w:val="008D2394"/>
    <w:rsid w:val="008D2577"/>
    <w:rsid w:val="008D2738"/>
    <w:rsid w:val="008D27C6"/>
    <w:rsid w:val="008D2B14"/>
    <w:rsid w:val="008D2EE6"/>
    <w:rsid w:val="008D35C8"/>
    <w:rsid w:val="008D3C20"/>
    <w:rsid w:val="008D3D5F"/>
    <w:rsid w:val="008D48AA"/>
    <w:rsid w:val="008D5477"/>
    <w:rsid w:val="008D5A4B"/>
    <w:rsid w:val="008D5F45"/>
    <w:rsid w:val="008D63FA"/>
    <w:rsid w:val="008D6560"/>
    <w:rsid w:val="008D657E"/>
    <w:rsid w:val="008D6817"/>
    <w:rsid w:val="008D6D23"/>
    <w:rsid w:val="008D6DA3"/>
    <w:rsid w:val="008D73BC"/>
    <w:rsid w:val="008D7949"/>
    <w:rsid w:val="008D7B25"/>
    <w:rsid w:val="008D7D9C"/>
    <w:rsid w:val="008D7EB8"/>
    <w:rsid w:val="008D7FA2"/>
    <w:rsid w:val="008E14E0"/>
    <w:rsid w:val="008E2628"/>
    <w:rsid w:val="008E2FB8"/>
    <w:rsid w:val="008E362E"/>
    <w:rsid w:val="008E3660"/>
    <w:rsid w:val="008E371A"/>
    <w:rsid w:val="008E37EA"/>
    <w:rsid w:val="008E430D"/>
    <w:rsid w:val="008E4D9B"/>
    <w:rsid w:val="008E4DCB"/>
    <w:rsid w:val="008E5103"/>
    <w:rsid w:val="008E5190"/>
    <w:rsid w:val="008E5255"/>
    <w:rsid w:val="008E539E"/>
    <w:rsid w:val="008E53AA"/>
    <w:rsid w:val="008E5769"/>
    <w:rsid w:val="008E6129"/>
    <w:rsid w:val="008E63BF"/>
    <w:rsid w:val="008E6AE6"/>
    <w:rsid w:val="008E7668"/>
    <w:rsid w:val="008E7763"/>
    <w:rsid w:val="008E785C"/>
    <w:rsid w:val="008E7B98"/>
    <w:rsid w:val="008E7F8D"/>
    <w:rsid w:val="008F0293"/>
    <w:rsid w:val="008F0827"/>
    <w:rsid w:val="008F1386"/>
    <w:rsid w:val="008F15D9"/>
    <w:rsid w:val="008F16C7"/>
    <w:rsid w:val="008F1BF9"/>
    <w:rsid w:val="008F1C2A"/>
    <w:rsid w:val="008F20C4"/>
    <w:rsid w:val="008F232F"/>
    <w:rsid w:val="008F234E"/>
    <w:rsid w:val="008F2654"/>
    <w:rsid w:val="008F2953"/>
    <w:rsid w:val="008F2F0E"/>
    <w:rsid w:val="008F3223"/>
    <w:rsid w:val="008F3343"/>
    <w:rsid w:val="008F37C5"/>
    <w:rsid w:val="008F441D"/>
    <w:rsid w:val="008F47DC"/>
    <w:rsid w:val="008F50FE"/>
    <w:rsid w:val="008F516A"/>
    <w:rsid w:val="008F517E"/>
    <w:rsid w:val="008F52E1"/>
    <w:rsid w:val="008F5354"/>
    <w:rsid w:val="008F54D1"/>
    <w:rsid w:val="008F5731"/>
    <w:rsid w:val="008F5940"/>
    <w:rsid w:val="008F5CD5"/>
    <w:rsid w:val="008F5E08"/>
    <w:rsid w:val="008F61C3"/>
    <w:rsid w:val="008F6905"/>
    <w:rsid w:val="008F696B"/>
    <w:rsid w:val="008F6E2B"/>
    <w:rsid w:val="008F70E3"/>
    <w:rsid w:val="008F7707"/>
    <w:rsid w:val="00900007"/>
    <w:rsid w:val="0090027C"/>
    <w:rsid w:val="00900446"/>
    <w:rsid w:val="00901164"/>
    <w:rsid w:val="00901AA5"/>
    <w:rsid w:val="00901EA8"/>
    <w:rsid w:val="0090238C"/>
    <w:rsid w:val="0090254F"/>
    <w:rsid w:val="009027C9"/>
    <w:rsid w:val="009029DB"/>
    <w:rsid w:val="00902EEB"/>
    <w:rsid w:val="0090334A"/>
    <w:rsid w:val="00903E59"/>
    <w:rsid w:val="00904189"/>
    <w:rsid w:val="009045D6"/>
    <w:rsid w:val="009047B7"/>
    <w:rsid w:val="00904BAA"/>
    <w:rsid w:val="00904EC5"/>
    <w:rsid w:val="009053CB"/>
    <w:rsid w:val="00905770"/>
    <w:rsid w:val="009059C4"/>
    <w:rsid w:val="00905BC4"/>
    <w:rsid w:val="00905CFF"/>
    <w:rsid w:val="009066F2"/>
    <w:rsid w:val="00906A7B"/>
    <w:rsid w:val="00906CFA"/>
    <w:rsid w:val="00906FCF"/>
    <w:rsid w:val="00907519"/>
    <w:rsid w:val="0090768D"/>
    <w:rsid w:val="009108B2"/>
    <w:rsid w:val="00910BCB"/>
    <w:rsid w:val="0091116A"/>
    <w:rsid w:val="0091127D"/>
    <w:rsid w:val="009114E5"/>
    <w:rsid w:val="0091162A"/>
    <w:rsid w:val="0091163D"/>
    <w:rsid w:val="00911796"/>
    <w:rsid w:val="00911BC3"/>
    <w:rsid w:val="00912EDF"/>
    <w:rsid w:val="009131FC"/>
    <w:rsid w:val="0091327C"/>
    <w:rsid w:val="0091401D"/>
    <w:rsid w:val="00914409"/>
    <w:rsid w:val="0091450C"/>
    <w:rsid w:val="00914B82"/>
    <w:rsid w:val="00915091"/>
    <w:rsid w:val="0091564F"/>
    <w:rsid w:val="009159C3"/>
    <w:rsid w:val="00915A4E"/>
    <w:rsid w:val="00915AC1"/>
    <w:rsid w:val="00915BB8"/>
    <w:rsid w:val="00916278"/>
    <w:rsid w:val="00916296"/>
    <w:rsid w:val="00916328"/>
    <w:rsid w:val="0091637F"/>
    <w:rsid w:val="0091670F"/>
    <w:rsid w:val="00916C80"/>
    <w:rsid w:val="009174F3"/>
    <w:rsid w:val="00917E18"/>
    <w:rsid w:val="009201A6"/>
    <w:rsid w:val="0092024A"/>
    <w:rsid w:val="00920520"/>
    <w:rsid w:val="009207A0"/>
    <w:rsid w:val="009214A5"/>
    <w:rsid w:val="00921593"/>
    <w:rsid w:val="0092160C"/>
    <w:rsid w:val="00921706"/>
    <w:rsid w:val="009217AF"/>
    <w:rsid w:val="00921B40"/>
    <w:rsid w:val="009224FA"/>
    <w:rsid w:val="0092260C"/>
    <w:rsid w:val="00922BE2"/>
    <w:rsid w:val="0092335F"/>
    <w:rsid w:val="00923814"/>
    <w:rsid w:val="009238D1"/>
    <w:rsid w:val="00923BBF"/>
    <w:rsid w:val="00923FCF"/>
    <w:rsid w:val="0092461E"/>
    <w:rsid w:val="009248F7"/>
    <w:rsid w:val="00924947"/>
    <w:rsid w:val="00924FE4"/>
    <w:rsid w:val="00925A6D"/>
    <w:rsid w:val="0092602F"/>
    <w:rsid w:val="00926972"/>
    <w:rsid w:val="00926978"/>
    <w:rsid w:val="0092721A"/>
    <w:rsid w:val="009272D2"/>
    <w:rsid w:val="00927A0A"/>
    <w:rsid w:val="00927C93"/>
    <w:rsid w:val="00927D36"/>
    <w:rsid w:val="00927DF7"/>
    <w:rsid w:val="00927E29"/>
    <w:rsid w:val="009300EA"/>
    <w:rsid w:val="009304D0"/>
    <w:rsid w:val="009315F0"/>
    <w:rsid w:val="009316D6"/>
    <w:rsid w:val="00931886"/>
    <w:rsid w:val="0093218B"/>
    <w:rsid w:val="00932615"/>
    <w:rsid w:val="00932C47"/>
    <w:rsid w:val="00932D06"/>
    <w:rsid w:val="00932D32"/>
    <w:rsid w:val="00932E18"/>
    <w:rsid w:val="00933016"/>
    <w:rsid w:val="00933588"/>
    <w:rsid w:val="00933709"/>
    <w:rsid w:val="00933F85"/>
    <w:rsid w:val="00934165"/>
    <w:rsid w:val="009344D6"/>
    <w:rsid w:val="00934FF9"/>
    <w:rsid w:val="00935496"/>
    <w:rsid w:val="009357DE"/>
    <w:rsid w:val="0093590A"/>
    <w:rsid w:val="00935BFC"/>
    <w:rsid w:val="00935E2D"/>
    <w:rsid w:val="00935F22"/>
    <w:rsid w:val="0093601A"/>
    <w:rsid w:val="009362AD"/>
    <w:rsid w:val="009369E3"/>
    <w:rsid w:val="00936AF1"/>
    <w:rsid w:val="00936FB1"/>
    <w:rsid w:val="0093736D"/>
    <w:rsid w:val="0093761A"/>
    <w:rsid w:val="00937769"/>
    <w:rsid w:val="00937B73"/>
    <w:rsid w:val="00937E67"/>
    <w:rsid w:val="009406B2"/>
    <w:rsid w:val="009407CF"/>
    <w:rsid w:val="00941714"/>
    <w:rsid w:val="00941AF4"/>
    <w:rsid w:val="00941C84"/>
    <w:rsid w:val="00941D86"/>
    <w:rsid w:val="00942289"/>
    <w:rsid w:val="00942D67"/>
    <w:rsid w:val="00943324"/>
    <w:rsid w:val="00943332"/>
    <w:rsid w:val="009434A4"/>
    <w:rsid w:val="009434B1"/>
    <w:rsid w:val="009435E1"/>
    <w:rsid w:val="0094378E"/>
    <w:rsid w:val="0094384C"/>
    <w:rsid w:val="00943BFF"/>
    <w:rsid w:val="0094484D"/>
    <w:rsid w:val="00944976"/>
    <w:rsid w:val="0094500C"/>
    <w:rsid w:val="0094532D"/>
    <w:rsid w:val="00946066"/>
    <w:rsid w:val="009464EB"/>
    <w:rsid w:val="009466D9"/>
    <w:rsid w:val="009469B5"/>
    <w:rsid w:val="00946BC3"/>
    <w:rsid w:val="009471C8"/>
    <w:rsid w:val="0094762F"/>
    <w:rsid w:val="0094788B"/>
    <w:rsid w:val="00947AE5"/>
    <w:rsid w:val="00947CAD"/>
    <w:rsid w:val="00950166"/>
    <w:rsid w:val="009502FF"/>
    <w:rsid w:val="0095035A"/>
    <w:rsid w:val="009505B6"/>
    <w:rsid w:val="00950608"/>
    <w:rsid w:val="00950B56"/>
    <w:rsid w:val="00950F0B"/>
    <w:rsid w:val="00951239"/>
    <w:rsid w:val="00951790"/>
    <w:rsid w:val="0095266B"/>
    <w:rsid w:val="009527E4"/>
    <w:rsid w:val="00952DC2"/>
    <w:rsid w:val="009530A7"/>
    <w:rsid w:val="009530EC"/>
    <w:rsid w:val="009530F9"/>
    <w:rsid w:val="00953263"/>
    <w:rsid w:val="00954314"/>
    <w:rsid w:val="009547AE"/>
    <w:rsid w:val="00954BC6"/>
    <w:rsid w:val="00954CCE"/>
    <w:rsid w:val="0095524D"/>
    <w:rsid w:val="00955266"/>
    <w:rsid w:val="0095559B"/>
    <w:rsid w:val="00955B3C"/>
    <w:rsid w:val="00955CD9"/>
    <w:rsid w:val="009567CA"/>
    <w:rsid w:val="009568A3"/>
    <w:rsid w:val="00956F18"/>
    <w:rsid w:val="009570D2"/>
    <w:rsid w:val="00957740"/>
    <w:rsid w:val="00957CC6"/>
    <w:rsid w:val="00957DAF"/>
    <w:rsid w:val="00957FEC"/>
    <w:rsid w:val="00960413"/>
    <w:rsid w:val="0096081E"/>
    <w:rsid w:val="00960C5E"/>
    <w:rsid w:val="0096187D"/>
    <w:rsid w:val="00961D65"/>
    <w:rsid w:val="00961E82"/>
    <w:rsid w:val="00961F2E"/>
    <w:rsid w:val="00962027"/>
    <w:rsid w:val="00962198"/>
    <w:rsid w:val="009621A9"/>
    <w:rsid w:val="0096220A"/>
    <w:rsid w:val="00962595"/>
    <w:rsid w:val="00962B9F"/>
    <w:rsid w:val="00963021"/>
    <w:rsid w:val="00963115"/>
    <w:rsid w:val="0096321B"/>
    <w:rsid w:val="009634A5"/>
    <w:rsid w:val="00963528"/>
    <w:rsid w:val="009635EE"/>
    <w:rsid w:val="0096360A"/>
    <w:rsid w:val="009645DD"/>
    <w:rsid w:val="00964A7C"/>
    <w:rsid w:val="009651E7"/>
    <w:rsid w:val="0096591B"/>
    <w:rsid w:val="00965ACE"/>
    <w:rsid w:val="00965E9E"/>
    <w:rsid w:val="00965EA9"/>
    <w:rsid w:val="0096609D"/>
    <w:rsid w:val="0096621C"/>
    <w:rsid w:val="00966914"/>
    <w:rsid w:val="00966922"/>
    <w:rsid w:val="00966B13"/>
    <w:rsid w:val="0096706A"/>
    <w:rsid w:val="009673EE"/>
    <w:rsid w:val="00967405"/>
    <w:rsid w:val="00967A08"/>
    <w:rsid w:val="0097050E"/>
    <w:rsid w:val="009705C5"/>
    <w:rsid w:val="0097060E"/>
    <w:rsid w:val="009706EF"/>
    <w:rsid w:val="00970919"/>
    <w:rsid w:val="00970E62"/>
    <w:rsid w:val="0097114C"/>
    <w:rsid w:val="009713BE"/>
    <w:rsid w:val="00971BF2"/>
    <w:rsid w:val="0097206C"/>
    <w:rsid w:val="00972AF1"/>
    <w:rsid w:val="00973184"/>
    <w:rsid w:val="00973E38"/>
    <w:rsid w:val="009740B4"/>
    <w:rsid w:val="009746F7"/>
    <w:rsid w:val="0097479B"/>
    <w:rsid w:val="009748EB"/>
    <w:rsid w:val="00975842"/>
    <w:rsid w:val="009758B6"/>
    <w:rsid w:val="00975BC6"/>
    <w:rsid w:val="00975E91"/>
    <w:rsid w:val="00975EF8"/>
    <w:rsid w:val="00975F30"/>
    <w:rsid w:val="0097616E"/>
    <w:rsid w:val="00976626"/>
    <w:rsid w:val="00976A66"/>
    <w:rsid w:val="00976E61"/>
    <w:rsid w:val="00977075"/>
    <w:rsid w:val="00977121"/>
    <w:rsid w:val="00977149"/>
    <w:rsid w:val="0097724F"/>
    <w:rsid w:val="009775EA"/>
    <w:rsid w:val="00977A42"/>
    <w:rsid w:val="00981397"/>
    <w:rsid w:val="0098148B"/>
    <w:rsid w:val="00981C19"/>
    <w:rsid w:val="00981C36"/>
    <w:rsid w:val="0098221A"/>
    <w:rsid w:val="009822FA"/>
    <w:rsid w:val="009827E5"/>
    <w:rsid w:val="00982883"/>
    <w:rsid w:val="009829E3"/>
    <w:rsid w:val="00982C4B"/>
    <w:rsid w:val="0098311C"/>
    <w:rsid w:val="009832E9"/>
    <w:rsid w:val="00983D42"/>
    <w:rsid w:val="0098417D"/>
    <w:rsid w:val="00984FCD"/>
    <w:rsid w:val="00985358"/>
    <w:rsid w:val="00985654"/>
    <w:rsid w:val="0098580B"/>
    <w:rsid w:val="00985988"/>
    <w:rsid w:val="00986DC4"/>
    <w:rsid w:val="00987302"/>
    <w:rsid w:val="009904D7"/>
    <w:rsid w:val="00990711"/>
    <w:rsid w:val="00990820"/>
    <w:rsid w:val="00990A96"/>
    <w:rsid w:val="00990AD4"/>
    <w:rsid w:val="00990C8F"/>
    <w:rsid w:val="009915E5"/>
    <w:rsid w:val="009916BB"/>
    <w:rsid w:val="0099171A"/>
    <w:rsid w:val="00991878"/>
    <w:rsid w:val="009918DA"/>
    <w:rsid w:val="009918FF"/>
    <w:rsid w:val="00991A37"/>
    <w:rsid w:val="009921D5"/>
    <w:rsid w:val="009923F4"/>
    <w:rsid w:val="00992597"/>
    <w:rsid w:val="009925F7"/>
    <w:rsid w:val="009926AF"/>
    <w:rsid w:val="00992DE7"/>
    <w:rsid w:val="00993909"/>
    <w:rsid w:val="00993AE4"/>
    <w:rsid w:val="00993EBE"/>
    <w:rsid w:val="009947B3"/>
    <w:rsid w:val="00994939"/>
    <w:rsid w:val="00994BD8"/>
    <w:rsid w:val="00995676"/>
    <w:rsid w:val="009957AF"/>
    <w:rsid w:val="00995E3B"/>
    <w:rsid w:val="0099648D"/>
    <w:rsid w:val="00996DD5"/>
    <w:rsid w:val="00996F0B"/>
    <w:rsid w:val="0099775B"/>
    <w:rsid w:val="0099776F"/>
    <w:rsid w:val="00997B2E"/>
    <w:rsid w:val="009A0F77"/>
    <w:rsid w:val="009A10BE"/>
    <w:rsid w:val="009A19E9"/>
    <w:rsid w:val="009A1D76"/>
    <w:rsid w:val="009A1F1E"/>
    <w:rsid w:val="009A2001"/>
    <w:rsid w:val="009A2404"/>
    <w:rsid w:val="009A25B9"/>
    <w:rsid w:val="009A269E"/>
    <w:rsid w:val="009A2882"/>
    <w:rsid w:val="009A29E9"/>
    <w:rsid w:val="009A2E16"/>
    <w:rsid w:val="009A2E6C"/>
    <w:rsid w:val="009A3502"/>
    <w:rsid w:val="009A3545"/>
    <w:rsid w:val="009A366F"/>
    <w:rsid w:val="009A3B50"/>
    <w:rsid w:val="009A418D"/>
    <w:rsid w:val="009A4198"/>
    <w:rsid w:val="009A5059"/>
    <w:rsid w:val="009A5305"/>
    <w:rsid w:val="009A566C"/>
    <w:rsid w:val="009A5D94"/>
    <w:rsid w:val="009A5E47"/>
    <w:rsid w:val="009A5ED4"/>
    <w:rsid w:val="009A6FA8"/>
    <w:rsid w:val="009A74A6"/>
    <w:rsid w:val="009A75FD"/>
    <w:rsid w:val="009A767F"/>
    <w:rsid w:val="009A76A6"/>
    <w:rsid w:val="009A77CA"/>
    <w:rsid w:val="009A77CC"/>
    <w:rsid w:val="009B03CB"/>
    <w:rsid w:val="009B0A25"/>
    <w:rsid w:val="009B0B3A"/>
    <w:rsid w:val="009B0F9A"/>
    <w:rsid w:val="009B123F"/>
    <w:rsid w:val="009B17F7"/>
    <w:rsid w:val="009B18E8"/>
    <w:rsid w:val="009B1999"/>
    <w:rsid w:val="009B1E2B"/>
    <w:rsid w:val="009B2284"/>
    <w:rsid w:val="009B2371"/>
    <w:rsid w:val="009B2A8B"/>
    <w:rsid w:val="009B2B9E"/>
    <w:rsid w:val="009B2BBB"/>
    <w:rsid w:val="009B363D"/>
    <w:rsid w:val="009B44E1"/>
    <w:rsid w:val="009B45CA"/>
    <w:rsid w:val="009B4943"/>
    <w:rsid w:val="009B4DE7"/>
    <w:rsid w:val="009B565F"/>
    <w:rsid w:val="009B56D5"/>
    <w:rsid w:val="009B5703"/>
    <w:rsid w:val="009B573C"/>
    <w:rsid w:val="009B5B76"/>
    <w:rsid w:val="009B6045"/>
    <w:rsid w:val="009B6272"/>
    <w:rsid w:val="009B67CC"/>
    <w:rsid w:val="009B6A9D"/>
    <w:rsid w:val="009B760C"/>
    <w:rsid w:val="009B761A"/>
    <w:rsid w:val="009B76EA"/>
    <w:rsid w:val="009B79B1"/>
    <w:rsid w:val="009B7B98"/>
    <w:rsid w:val="009B7BBB"/>
    <w:rsid w:val="009C001E"/>
    <w:rsid w:val="009C0283"/>
    <w:rsid w:val="009C0331"/>
    <w:rsid w:val="009C058D"/>
    <w:rsid w:val="009C067F"/>
    <w:rsid w:val="009C06C5"/>
    <w:rsid w:val="009C093D"/>
    <w:rsid w:val="009C0BD2"/>
    <w:rsid w:val="009C0E79"/>
    <w:rsid w:val="009C15DD"/>
    <w:rsid w:val="009C1D0A"/>
    <w:rsid w:val="009C1E48"/>
    <w:rsid w:val="009C247D"/>
    <w:rsid w:val="009C2912"/>
    <w:rsid w:val="009C2EA2"/>
    <w:rsid w:val="009C30B7"/>
    <w:rsid w:val="009C3329"/>
    <w:rsid w:val="009C3488"/>
    <w:rsid w:val="009C3627"/>
    <w:rsid w:val="009C3991"/>
    <w:rsid w:val="009C403D"/>
    <w:rsid w:val="009C4A09"/>
    <w:rsid w:val="009C4E00"/>
    <w:rsid w:val="009C5B2D"/>
    <w:rsid w:val="009C61CA"/>
    <w:rsid w:val="009C6316"/>
    <w:rsid w:val="009C6C4A"/>
    <w:rsid w:val="009C7147"/>
    <w:rsid w:val="009C73F4"/>
    <w:rsid w:val="009C7CF3"/>
    <w:rsid w:val="009D0121"/>
    <w:rsid w:val="009D0216"/>
    <w:rsid w:val="009D0416"/>
    <w:rsid w:val="009D0EB5"/>
    <w:rsid w:val="009D1A8B"/>
    <w:rsid w:val="009D1F1B"/>
    <w:rsid w:val="009D2097"/>
    <w:rsid w:val="009D2587"/>
    <w:rsid w:val="009D2918"/>
    <w:rsid w:val="009D3475"/>
    <w:rsid w:val="009D4138"/>
    <w:rsid w:val="009D422A"/>
    <w:rsid w:val="009D42A6"/>
    <w:rsid w:val="009D45A1"/>
    <w:rsid w:val="009D4E14"/>
    <w:rsid w:val="009D5A26"/>
    <w:rsid w:val="009D606D"/>
    <w:rsid w:val="009D643D"/>
    <w:rsid w:val="009D6B7B"/>
    <w:rsid w:val="009D6D50"/>
    <w:rsid w:val="009D6EE0"/>
    <w:rsid w:val="009D77FC"/>
    <w:rsid w:val="009D7B45"/>
    <w:rsid w:val="009D7B77"/>
    <w:rsid w:val="009E0B85"/>
    <w:rsid w:val="009E0B8F"/>
    <w:rsid w:val="009E0CDE"/>
    <w:rsid w:val="009E14B5"/>
    <w:rsid w:val="009E1775"/>
    <w:rsid w:val="009E1C4D"/>
    <w:rsid w:val="009E1EC3"/>
    <w:rsid w:val="009E208B"/>
    <w:rsid w:val="009E24CC"/>
    <w:rsid w:val="009E2C43"/>
    <w:rsid w:val="009E2D79"/>
    <w:rsid w:val="009E2F9C"/>
    <w:rsid w:val="009E30B9"/>
    <w:rsid w:val="009E342C"/>
    <w:rsid w:val="009E3823"/>
    <w:rsid w:val="009E42F4"/>
    <w:rsid w:val="009E46AB"/>
    <w:rsid w:val="009E4B86"/>
    <w:rsid w:val="009E545F"/>
    <w:rsid w:val="009E5593"/>
    <w:rsid w:val="009E5C74"/>
    <w:rsid w:val="009E60D7"/>
    <w:rsid w:val="009E6600"/>
    <w:rsid w:val="009E6A8E"/>
    <w:rsid w:val="009E7105"/>
    <w:rsid w:val="009E75C3"/>
    <w:rsid w:val="009E77F9"/>
    <w:rsid w:val="009E7D34"/>
    <w:rsid w:val="009E7FD0"/>
    <w:rsid w:val="009F01E9"/>
    <w:rsid w:val="009F02E4"/>
    <w:rsid w:val="009F034F"/>
    <w:rsid w:val="009F086D"/>
    <w:rsid w:val="009F08B3"/>
    <w:rsid w:val="009F0C3E"/>
    <w:rsid w:val="009F0C49"/>
    <w:rsid w:val="009F0F7F"/>
    <w:rsid w:val="009F1241"/>
    <w:rsid w:val="009F14F3"/>
    <w:rsid w:val="009F170D"/>
    <w:rsid w:val="009F1C26"/>
    <w:rsid w:val="009F1CB1"/>
    <w:rsid w:val="009F22AC"/>
    <w:rsid w:val="009F2455"/>
    <w:rsid w:val="009F2989"/>
    <w:rsid w:val="009F2A60"/>
    <w:rsid w:val="009F2DD7"/>
    <w:rsid w:val="009F2EB2"/>
    <w:rsid w:val="009F336D"/>
    <w:rsid w:val="009F33F6"/>
    <w:rsid w:val="009F34F8"/>
    <w:rsid w:val="009F3667"/>
    <w:rsid w:val="009F3831"/>
    <w:rsid w:val="009F3C58"/>
    <w:rsid w:val="009F4531"/>
    <w:rsid w:val="009F496B"/>
    <w:rsid w:val="009F49A0"/>
    <w:rsid w:val="009F4A81"/>
    <w:rsid w:val="009F51BA"/>
    <w:rsid w:val="009F5403"/>
    <w:rsid w:val="009F6214"/>
    <w:rsid w:val="009F63C2"/>
    <w:rsid w:val="009F6646"/>
    <w:rsid w:val="009F6A0A"/>
    <w:rsid w:val="009F6D49"/>
    <w:rsid w:val="009F6E3F"/>
    <w:rsid w:val="009F722E"/>
    <w:rsid w:val="009F7999"/>
    <w:rsid w:val="009F79BF"/>
    <w:rsid w:val="00A00B42"/>
    <w:rsid w:val="00A00F42"/>
    <w:rsid w:val="00A011A1"/>
    <w:rsid w:val="00A013AA"/>
    <w:rsid w:val="00A013C5"/>
    <w:rsid w:val="00A01821"/>
    <w:rsid w:val="00A01AD1"/>
    <w:rsid w:val="00A01D79"/>
    <w:rsid w:val="00A0210C"/>
    <w:rsid w:val="00A025B6"/>
    <w:rsid w:val="00A0267B"/>
    <w:rsid w:val="00A0283F"/>
    <w:rsid w:val="00A02A39"/>
    <w:rsid w:val="00A02B46"/>
    <w:rsid w:val="00A04687"/>
    <w:rsid w:val="00A051DF"/>
    <w:rsid w:val="00A053D9"/>
    <w:rsid w:val="00A05BB0"/>
    <w:rsid w:val="00A05E5E"/>
    <w:rsid w:val="00A05FF8"/>
    <w:rsid w:val="00A06105"/>
    <w:rsid w:val="00A06800"/>
    <w:rsid w:val="00A06815"/>
    <w:rsid w:val="00A06C26"/>
    <w:rsid w:val="00A06CFF"/>
    <w:rsid w:val="00A07841"/>
    <w:rsid w:val="00A07F1E"/>
    <w:rsid w:val="00A107A3"/>
    <w:rsid w:val="00A10B0A"/>
    <w:rsid w:val="00A10E3A"/>
    <w:rsid w:val="00A10F5E"/>
    <w:rsid w:val="00A10FBC"/>
    <w:rsid w:val="00A113E2"/>
    <w:rsid w:val="00A11A09"/>
    <w:rsid w:val="00A11C26"/>
    <w:rsid w:val="00A11E56"/>
    <w:rsid w:val="00A12F72"/>
    <w:rsid w:val="00A132B5"/>
    <w:rsid w:val="00A13450"/>
    <w:rsid w:val="00A135EC"/>
    <w:rsid w:val="00A13854"/>
    <w:rsid w:val="00A138BC"/>
    <w:rsid w:val="00A138FC"/>
    <w:rsid w:val="00A13E0E"/>
    <w:rsid w:val="00A14FF9"/>
    <w:rsid w:val="00A152A2"/>
    <w:rsid w:val="00A157AF"/>
    <w:rsid w:val="00A157F3"/>
    <w:rsid w:val="00A169E6"/>
    <w:rsid w:val="00A16E8F"/>
    <w:rsid w:val="00A16F48"/>
    <w:rsid w:val="00A172DF"/>
    <w:rsid w:val="00A17C40"/>
    <w:rsid w:val="00A201D0"/>
    <w:rsid w:val="00A2028D"/>
    <w:rsid w:val="00A20370"/>
    <w:rsid w:val="00A20896"/>
    <w:rsid w:val="00A20A1E"/>
    <w:rsid w:val="00A20B0E"/>
    <w:rsid w:val="00A21A46"/>
    <w:rsid w:val="00A21BDE"/>
    <w:rsid w:val="00A21F14"/>
    <w:rsid w:val="00A229CF"/>
    <w:rsid w:val="00A22C57"/>
    <w:rsid w:val="00A2322B"/>
    <w:rsid w:val="00A234B7"/>
    <w:rsid w:val="00A23ED4"/>
    <w:rsid w:val="00A24394"/>
    <w:rsid w:val="00A24530"/>
    <w:rsid w:val="00A247C9"/>
    <w:rsid w:val="00A25589"/>
    <w:rsid w:val="00A257AD"/>
    <w:rsid w:val="00A25E90"/>
    <w:rsid w:val="00A26636"/>
    <w:rsid w:val="00A26B8B"/>
    <w:rsid w:val="00A270D8"/>
    <w:rsid w:val="00A2725E"/>
    <w:rsid w:val="00A27736"/>
    <w:rsid w:val="00A277CC"/>
    <w:rsid w:val="00A27A1C"/>
    <w:rsid w:val="00A27CA4"/>
    <w:rsid w:val="00A301AF"/>
    <w:rsid w:val="00A30290"/>
    <w:rsid w:val="00A30702"/>
    <w:rsid w:val="00A30778"/>
    <w:rsid w:val="00A30889"/>
    <w:rsid w:val="00A30E49"/>
    <w:rsid w:val="00A318AD"/>
    <w:rsid w:val="00A318FC"/>
    <w:rsid w:val="00A320AD"/>
    <w:rsid w:val="00A320F6"/>
    <w:rsid w:val="00A32342"/>
    <w:rsid w:val="00A326E6"/>
    <w:rsid w:val="00A32E45"/>
    <w:rsid w:val="00A32F29"/>
    <w:rsid w:val="00A32F6C"/>
    <w:rsid w:val="00A33105"/>
    <w:rsid w:val="00A333E2"/>
    <w:rsid w:val="00A334C5"/>
    <w:rsid w:val="00A335E6"/>
    <w:rsid w:val="00A33B89"/>
    <w:rsid w:val="00A33F81"/>
    <w:rsid w:val="00A34354"/>
    <w:rsid w:val="00A346E7"/>
    <w:rsid w:val="00A3497C"/>
    <w:rsid w:val="00A34B17"/>
    <w:rsid w:val="00A352BA"/>
    <w:rsid w:val="00A35942"/>
    <w:rsid w:val="00A36381"/>
    <w:rsid w:val="00A3686D"/>
    <w:rsid w:val="00A36F34"/>
    <w:rsid w:val="00A371B9"/>
    <w:rsid w:val="00A373E9"/>
    <w:rsid w:val="00A400CC"/>
    <w:rsid w:val="00A4026C"/>
    <w:rsid w:val="00A40292"/>
    <w:rsid w:val="00A40531"/>
    <w:rsid w:val="00A40CFA"/>
    <w:rsid w:val="00A40E9D"/>
    <w:rsid w:val="00A40FC7"/>
    <w:rsid w:val="00A413C8"/>
    <w:rsid w:val="00A417A5"/>
    <w:rsid w:val="00A41E1A"/>
    <w:rsid w:val="00A42308"/>
    <w:rsid w:val="00A423E2"/>
    <w:rsid w:val="00A43598"/>
    <w:rsid w:val="00A4378B"/>
    <w:rsid w:val="00A443F9"/>
    <w:rsid w:val="00A4529C"/>
    <w:rsid w:val="00A45927"/>
    <w:rsid w:val="00A45D52"/>
    <w:rsid w:val="00A45E4F"/>
    <w:rsid w:val="00A461A7"/>
    <w:rsid w:val="00A46728"/>
    <w:rsid w:val="00A467F9"/>
    <w:rsid w:val="00A46CA6"/>
    <w:rsid w:val="00A46E24"/>
    <w:rsid w:val="00A47579"/>
    <w:rsid w:val="00A475AA"/>
    <w:rsid w:val="00A503AD"/>
    <w:rsid w:val="00A50612"/>
    <w:rsid w:val="00A509EC"/>
    <w:rsid w:val="00A50BE0"/>
    <w:rsid w:val="00A50C54"/>
    <w:rsid w:val="00A512D3"/>
    <w:rsid w:val="00A51E66"/>
    <w:rsid w:val="00A51FFD"/>
    <w:rsid w:val="00A522AF"/>
    <w:rsid w:val="00A5255C"/>
    <w:rsid w:val="00A526E2"/>
    <w:rsid w:val="00A5290A"/>
    <w:rsid w:val="00A529CA"/>
    <w:rsid w:val="00A53414"/>
    <w:rsid w:val="00A537A4"/>
    <w:rsid w:val="00A5405B"/>
    <w:rsid w:val="00A54392"/>
    <w:rsid w:val="00A546F7"/>
    <w:rsid w:val="00A55706"/>
    <w:rsid w:val="00A5573D"/>
    <w:rsid w:val="00A55EC5"/>
    <w:rsid w:val="00A561B0"/>
    <w:rsid w:val="00A562A4"/>
    <w:rsid w:val="00A56475"/>
    <w:rsid w:val="00A56D46"/>
    <w:rsid w:val="00A56DEA"/>
    <w:rsid w:val="00A57102"/>
    <w:rsid w:val="00A57EA9"/>
    <w:rsid w:val="00A60297"/>
    <w:rsid w:val="00A60379"/>
    <w:rsid w:val="00A608B5"/>
    <w:rsid w:val="00A60A25"/>
    <w:rsid w:val="00A60F67"/>
    <w:rsid w:val="00A60FCE"/>
    <w:rsid w:val="00A61432"/>
    <w:rsid w:val="00A6143B"/>
    <w:rsid w:val="00A61759"/>
    <w:rsid w:val="00A619A8"/>
    <w:rsid w:val="00A61ECF"/>
    <w:rsid w:val="00A62413"/>
    <w:rsid w:val="00A627DE"/>
    <w:rsid w:val="00A62D2D"/>
    <w:rsid w:val="00A6370E"/>
    <w:rsid w:val="00A63A71"/>
    <w:rsid w:val="00A63F88"/>
    <w:rsid w:val="00A6439D"/>
    <w:rsid w:val="00A644F9"/>
    <w:rsid w:val="00A64788"/>
    <w:rsid w:val="00A6529F"/>
    <w:rsid w:val="00A65AF1"/>
    <w:rsid w:val="00A6622C"/>
    <w:rsid w:val="00A662BD"/>
    <w:rsid w:val="00A66714"/>
    <w:rsid w:val="00A677E3"/>
    <w:rsid w:val="00A67ABA"/>
    <w:rsid w:val="00A70599"/>
    <w:rsid w:val="00A709C2"/>
    <w:rsid w:val="00A71006"/>
    <w:rsid w:val="00A71054"/>
    <w:rsid w:val="00A71ABE"/>
    <w:rsid w:val="00A71BCA"/>
    <w:rsid w:val="00A71CA4"/>
    <w:rsid w:val="00A71D12"/>
    <w:rsid w:val="00A72564"/>
    <w:rsid w:val="00A72726"/>
    <w:rsid w:val="00A729A7"/>
    <w:rsid w:val="00A72B1E"/>
    <w:rsid w:val="00A73342"/>
    <w:rsid w:val="00A73A35"/>
    <w:rsid w:val="00A73CAC"/>
    <w:rsid w:val="00A744AC"/>
    <w:rsid w:val="00A755AB"/>
    <w:rsid w:val="00A755F6"/>
    <w:rsid w:val="00A76748"/>
    <w:rsid w:val="00A76C53"/>
    <w:rsid w:val="00A77639"/>
    <w:rsid w:val="00A7780D"/>
    <w:rsid w:val="00A77A72"/>
    <w:rsid w:val="00A77E69"/>
    <w:rsid w:val="00A81942"/>
    <w:rsid w:val="00A819FA"/>
    <w:rsid w:val="00A81B7A"/>
    <w:rsid w:val="00A82482"/>
    <w:rsid w:val="00A8267A"/>
    <w:rsid w:val="00A82A5B"/>
    <w:rsid w:val="00A82B6A"/>
    <w:rsid w:val="00A82BBE"/>
    <w:rsid w:val="00A82D22"/>
    <w:rsid w:val="00A8310F"/>
    <w:rsid w:val="00A83CC5"/>
    <w:rsid w:val="00A83D2C"/>
    <w:rsid w:val="00A83E6C"/>
    <w:rsid w:val="00A83F8E"/>
    <w:rsid w:val="00A84723"/>
    <w:rsid w:val="00A84D6B"/>
    <w:rsid w:val="00A84E16"/>
    <w:rsid w:val="00A84E6D"/>
    <w:rsid w:val="00A857A2"/>
    <w:rsid w:val="00A857EE"/>
    <w:rsid w:val="00A866F7"/>
    <w:rsid w:val="00A86D5D"/>
    <w:rsid w:val="00A87383"/>
    <w:rsid w:val="00A875EB"/>
    <w:rsid w:val="00A878F1"/>
    <w:rsid w:val="00A8797D"/>
    <w:rsid w:val="00A90746"/>
    <w:rsid w:val="00A90E47"/>
    <w:rsid w:val="00A90F95"/>
    <w:rsid w:val="00A91D8C"/>
    <w:rsid w:val="00A91F0A"/>
    <w:rsid w:val="00A920C0"/>
    <w:rsid w:val="00A92F6F"/>
    <w:rsid w:val="00A9331A"/>
    <w:rsid w:val="00A93789"/>
    <w:rsid w:val="00A9389A"/>
    <w:rsid w:val="00A93B38"/>
    <w:rsid w:val="00A93E16"/>
    <w:rsid w:val="00A93F89"/>
    <w:rsid w:val="00A94821"/>
    <w:rsid w:val="00A94844"/>
    <w:rsid w:val="00A94C9A"/>
    <w:rsid w:val="00A94EEE"/>
    <w:rsid w:val="00A95053"/>
    <w:rsid w:val="00A95229"/>
    <w:rsid w:val="00A953D7"/>
    <w:rsid w:val="00A959FC"/>
    <w:rsid w:val="00A96D2F"/>
    <w:rsid w:val="00A96F0C"/>
    <w:rsid w:val="00A972E3"/>
    <w:rsid w:val="00A97808"/>
    <w:rsid w:val="00A9786C"/>
    <w:rsid w:val="00AA01A1"/>
    <w:rsid w:val="00AA0A2F"/>
    <w:rsid w:val="00AA0D3F"/>
    <w:rsid w:val="00AA13CE"/>
    <w:rsid w:val="00AA1832"/>
    <w:rsid w:val="00AA1AB7"/>
    <w:rsid w:val="00AA1AD6"/>
    <w:rsid w:val="00AA27A0"/>
    <w:rsid w:val="00AA29F3"/>
    <w:rsid w:val="00AA2D1A"/>
    <w:rsid w:val="00AA2E7F"/>
    <w:rsid w:val="00AA31B9"/>
    <w:rsid w:val="00AA343B"/>
    <w:rsid w:val="00AA343E"/>
    <w:rsid w:val="00AA3675"/>
    <w:rsid w:val="00AA385A"/>
    <w:rsid w:val="00AA4482"/>
    <w:rsid w:val="00AA4F8E"/>
    <w:rsid w:val="00AA4FC0"/>
    <w:rsid w:val="00AA5040"/>
    <w:rsid w:val="00AA5554"/>
    <w:rsid w:val="00AA57E4"/>
    <w:rsid w:val="00AA58C8"/>
    <w:rsid w:val="00AA5B00"/>
    <w:rsid w:val="00AA5BB4"/>
    <w:rsid w:val="00AA5C1A"/>
    <w:rsid w:val="00AA5F00"/>
    <w:rsid w:val="00AA6093"/>
    <w:rsid w:val="00AA618D"/>
    <w:rsid w:val="00AA6404"/>
    <w:rsid w:val="00AA674B"/>
    <w:rsid w:val="00AA6D4C"/>
    <w:rsid w:val="00AA6D7E"/>
    <w:rsid w:val="00AA700F"/>
    <w:rsid w:val="00AA7283"/>
    <w:rsid w:val="00AA741D"/>
    <w:rsid w:val="00AA7CE1"/>
    <w:rsid w:val="00AA7DC9"/>
    <w:rsid w:val="00AB026A"/>
    <w:rsid w:val="00AB05F6"/>
    <w:rsid w:val="00AB084C"/>
    <w:rsid w:val="00AB0AD6"/>
    <w:rsid w:val="00AB1461"/>
    <w:rsid w:val="00AB17CE"/>
    <w:rsid w:val="00AB189C"/>
    <w:rsid w:val="00AB18AC"/>
    <w:rsid w:val="00AB1F5A"/>
    <w:rsid w:val="00AB24DE"/>
    <w:rsid w:val="00AB26A8"/>
    <w:rsid w:val="00AB2878"/>
    <w:rsid w:val="00AB2CC5"/>
    <w:rsid w:val="00AB2F7F"/>
    <w:rsid w:val="00AB30CE"/>
    <w:rsid w:val="00AB3204"/>
    <w:rsid w:val="00AB323F"/>
    <w:rsid w:val="00AB3386"/>
    <w:rsid w:val="00AB3AF8"/>
    <w:rsid w:val="00AB3B74"/>
    <w:rsid w:val="00AB4222"/>
    <w:rsid w:val="00AB5A54"/>
    <w:rsid w:val="00AB5A6F"/>
    <w:rsid w:val="00AB5AFD"/>
    <w:rsid w:val="00AB5B3E"/>
    <w:rsid w:val="00AB5BB9"/>
    <w:rsid w:val="00AB5EB0"/>
    <w:rsid w:val="00AB6268"/>
    <w:rsid w:val="00AB63DC"/>
    <w:rsid w:val="00AB6CA0"/>
    <w:rsid w:val="00AB6CFA"/>
    <w:rsid w:val="00AB710D"/>
    <w:rsid w:val="00AB7602"/>
    <w:rsid w:val="00AB7F13"/>
    <w:rsid w:val="00AC0819"/>
    <w:rsid w:val="00AC0B64"/>
    <w:rsid w:val="00AC114C"/>
    <w:rsid w:val="00AC1B9F"/>
    <w:rsid w:val="00AC2CD3"/>
    <w:rsid w:val="00AC3324"/>
    <w:rsid w:val="00AC3B45"/>
    <w:rsid w:val="00AC3B67"/>
    <w:rsid w:val="00AC3E62"/>
    <w:rsid w:val="00AC3F3E"/>
    <w:rsid w:val="00AC3FC7"/>
    <w:rsid w:val="00AC4765"/>
    <w:rsid w:val="00AC4A39"/>
    <w:rsid w:val="00AC4AD8"/>
    <w:rsid w:val="00AC5438"/>
    <w:rsid w:val="00AC5711"/>
    <w:rsid w:val="00AC6604"/>
    <w:rsid w:val="00AC689E"/>
    <w:rsid w:val="00AC6DB7"/>
    <w:rsid w:val="00AC6E16"/>
    <w:rsid w:val="00AC7032"/>
    <w:rsid w:val="00AC7C4D"/>
    <w:rsid w:val="00AC7D2B"/>
    <w:rsid w:val="00AC7E15"/>
    <w:rsid w:val="00AC7E67"/>
    <w:rsid w:val="00AC7F1F"/>
    <w:rsid w:val="00AD03C7"/>
    <w:rsid w:val="00AD0578"/>
    <w:rsid w:val="00AD0643"/>
    <w:rsid w:val="00AD0CB6"/>
    <w:rsid w:val="00AD18D6"/>
    <w:rsid w:val="00AD19BF"/>
    <w:rsid w:val="00AD1BA0"/>
    <w:rsid w:val="00AD27FA"/>
    <w:rsid w:val="00AD2CA1"/>
    <w:rsid w:val="00AD3455"/>
    <w:rsid w:val="00AD3523"/>
    <w:rsid w:val="00AD40BF"/>
    <w:rsid w:val="00AD4974"/>
    <w:rsid w:val="00AD522F"/>
    <w:rsid w:val="00AD5317"/>
    <w:rsid w:val="00AD5952"/>
    <w:rsid w:val="00AD5A28"/>
    <w:rsid w:val="00AD64DF"/>
    <w:rsid w:val="00AD69E5"/>
    <w:rsid w:val="00AD6B2D"/>
    <w:rsid w:val="00AD742D"/>
    <w:rsid w:val="00AD7550"/>
    <w:rsid w:val="00AD7603"/>
    <w:rsid w:val="00AD79E8"/>
    <w:rsid w:val="00AD7ABD"/>
    <w:rsid w:val="00AD7EF4"/>
    <w:rsid w:val="00AE054D"/>
    <w:rsid w:val="00AE08C0"/>
    <w:rsid w:val="00AE08E8"/>
    <w:rsid w:val="00AE0C72"/>
    <w:rsid w:val="00AE0DA3"/>
    <w:rsid w:val="00AE0DEF"/>
    <w:rsid w:val="00AE114C"/>
    <w:rsid w:val="00AE1735"/>
    <w:rsid w:val="00AE1951"/>
    <w:rsid w:val="00AE24FF"/>
    <w:rsid w:val="00AE25F7"/>
    <w:rsid w:val="00AE267F"/>
    <w:rsid w:val="00AE2C0E"/>
    <w:rsid w:val="00AE395F"/>
    <w:rsid w:val="00AE3A34"/>
    <w:rsid w:val="00AE3AF8"/>
    <w:rsid w:val="00AE4113"/>
    <w:rsid w:val="00AE4759"/>
    <w:rsid w:val="00AE4838"/>
    <w:rsid w:val="00AE4C89"/>
    <w:rsid w:val="00AE5A21"/>
    <w:rsid w:val="00AE5A22"/>
    <w:rsid w:val="00AE63F0"/>
    <w:rsid w:val="00AE66C9"/>
    <w:rsid w:val="00AE6775"/>
    <w:rsid w:val="00AE6BA8"/>
    <w:rsid w:val="00AE6C49"/>
    <w:rsid w:val="00AE70C9"/>
    <w:rsid w:val="00AE766D"/>
    <w:rsid w:val="00AF00F3"/>
    <w:rsid w:val="00AF03CA"/>
    <w:rsid w:val="00AF0940"/>
    <w:rsid w:val="00AF20BC"/>
    <w:rsid w:val="00AF21FA"/>
    <w:rsid w:val="00AF2488"/>
    <w:rsid w:val="00AF251F"/>
    <w:rsid w:val="00AF2BAA"/>
    <w:rsid w:val="00AF36EA"/>
    <w:rsid w:val="00AF3F80"/>
    <w:rsid w:val="00AF40BE"/>
    <w:rsid w:val="00AF4571"/>
    <w:rsid w:val="00AF465D"/>
    <w:rsid w:val="00AF480D"/>
    <w:rsid w:val="00AF4F37"/>
    <w:rsid w:val="00AF4F72"/>
    <w:rsid w:val="00AF5439"/>
    <w:rsid w:val="00AF5CC0"/>
    <w:rsid w:val="00AF5FA7"/>
    <w:rsid w:val="00AF641F"/>
    <w:rsid w:val="00AF6751"/>
    <w:rsid w:val="00AF67E2"/>
    <w:rsid w:val="00AF6C83"/>
    <w:rsid w:val="00AF6D60"/>
    <w:rsid w:val="00AF6EDE"/>
    <w:rsid w:val="00AF7682"/>
    <w:rsid w:val="00AF78EC"/>
    <w:rsid w:val="00AF79CA"/>
    <w:rsid w:val="00AF7D1D"/>
    <w:rsid w:val="00AF7DF2"/>
    <w:rsid w:val="00B00246"/>
    <w:rsid w:val="00B00506"/>
    <w:rsid w:val="00B00558"/>
    <w:rsid w:val="00B015A5"/>
    <w:rsid w:val="00B01D4C"/>
    <w:rsid w:val="00B0260B"/>
    <w:rsid w:val="00B02821"/>
    <w:rsid w:val="00B0290A"/>
    <w:rsid w:val="00B02AB1"/>
    <w:rsid w:val="00B02B26"/>
    <w:rsid w:val="00B02E3C"/>
    <w:rsid w:val="00B035C4"/>
    <w:rsid w:val="00B03AF4"/>
    <w:rsid w:val="00B04AB8"/>
    <w:rsid w:val="00B04E71"/>
    <w:rsid w:val="00B05844"/>
    <w:rsid w:val="00B05B0D"/>
    <w:rsid w:val="00B06173"/>
    <w:rsid w:val="00B061B3"/>
    <w:rsid w:val="00B06E58"/>
    <w:rsid w:val="00B074A8"/>
    <w:rsid w:val="00B07A53"/>
    <w:rsid w:val="00B07C55"/>
    <w:rsid w:val="00B07CD3"/>
    <w:rsid w:val="00B10023"/>
    <w:rsid w:val="00B10355"/>
    <w:rsid w:val="00B10936"/>
    <w:rsid w:val="00B10E99"/>
    <w:rsid w:val="00B10FCC"/>
    <w:rsid w:val="00B11254"/>
    <w:rsid w:val="00B112D4"/>
    <w:rsid w:val="00B114E3"/>
    <w:rsid w:val="00B1162D"/>
    <w:rsid w:val="00B11704"/>
    <w:rsid w:val="00B11858"/>
    <w:rsid w:val="00B11983"/>
    <w:rsid w:val="00B11A42"/>
    <w:rsid w:val="00B1224B"/>
    <w:rsid w:val="00B12801"/>
    <w:rsid w:val="00B12954"/>
    <w:rsid w:val="00B12F1F"/>
    <w:rsid w:val="00B13456"/>
    <w:rsid w:val="00B13529"/>
    <w:rsid w:val="00B1392F"/>
    <w:rsid w:val="00B13934"/>
    <w:rsid w:val="00B13DAE"/>
    <w:rsid w:val="00B13F3C"/>
    <w:rsid w:val="00B144D6"/>
    <w:rsid w:val="00B14BAF"/>
    <w:rsid w:val="00B14E9A"/>
    <w:rsid w:val="00B15780"/>
    <w:rsid w:val="00B16F7B"/>
    <w:rsid w:val="00B17163"/>
    <w:rsid w:val="00B171BB"/>
    <w:rsid w:val="00B173A2"/>
    <w:rsid w:val="00B17561"/>
    <w:rsid w:val="00B17BFD"/>
    <w:rsid w:val="00B201DF"/>
    <w:rsid w:val="00B206B3"/>
    <w:rsid w:val="00B208FC"/>
    <w:rsid w:val="00B20FB0"/>
    <w:rsid w:val="00B21470"/>
    <w:rsid w:val="00B21682"/>
    <w:rsid w:val="00B21887"/>
    <w:rsid w:val="00B21A27"/>
    <w:rsid w:val="00B2243B"/>
    <w:rsid w:val="00B22CAF"/>
    <w:rsid w:val="00B2305B"/>
    <w:rsid w:val="00B2315E"/>
    <w:rsid w:val="00B231E2"/>
    <w:rsid w:val="00B23835"/>
    <w:rsid w:val="00B23DD3"/>
    <w:rsid w:val="00B247AB"/>
    <w:rsid w:val="00B2480F"/>
    <w:rsid w:val="00B2483B"/>
    <w:rsid w:val="00B2534D"/>
    <w:rsid w:val="00B25491"/>
    <w:rsid w:val="00B254C2"/>
    <w:rsid w:val="00B258FF"/>
    <w:rsid w:val="00B25989"/>
    <w:rsid w:val="00B260AB"/>
    <w:rsid w:val="00B26144"/>
    <w:rsid w:val="00B2614B"/>
    <w:rsid w:val="00B26654"/>
    <w:rsid w:val="00B267B4"/>
    <w:rsid w:val="00B26804"/>
    <w:rsid w:val="00B26D89"/>
    <w:rsid w:val="00B26D92"/>
    <w:rsid w:val="00B26E15"/>
    <w:rsid w:val="00B2726C"/>
    <w:rsid w:val="00B27431"/>
    <w:rsid w:val="00B300E9"/>
    <w:rsid w:val="00B30318"/>
    <w:rsid w:val="00B30624"/>
    <w:rsid w:val="00B306F9"/>
    <w:rsid w:val="00B30A01"/>
    <w:rsid w:val="00B30A39"/>
    <w:rsid w:val="00B30C94"/>
    <w:rsid w:val="00B30E0F"/>
    <w:rsid w:val="00B3123B"/>
    <w:rsid w:val="00B313F9"/>
    <w:rsid w:val="00B31863"/>
    <w:rsid w:val="00B31A0A"/>
    <w:rsid w:val="00B31C05"/>
    <w:rsid w:val="00B31C2F"/>
    <w:rsid w:val="00B31EB8"/>
    <w:rsid w:val="00B320EF"/>
    <w:rsid w:val="00B3228F"/>
    <w:rsid w:val="00B32966"/>
    <w:rsid w:val="00B32B0F"/>
    <w:rsid w:val="00B32E5C"/>
    <w:rsid w:val="00B33098"/>
    <w:rsid w:val="00B33428"/>
    <w:rsid w:val="00B33B09"/>
    <w:rsid w:val="00B33B31"/>
    <w:rsid w:val="00B34350"/>
    <w:rsid w:val="00B3452A"/>
    <w:rsid w:val="00B347A1"/>
    <w:rsid w:val="00B34986"/>
    <w:rsid w:val="00B34AD1"/>
    <w:rsid w:val="00B34D18"/>
    <w:rsid w:val="00B35061"/>
    <w:rsid w:val="00B350C8"/>
    <w:rsid w:val="00B3587C"/>
    <w:rsid w:val="00B36054"/>
    <w:rsid w:val="00B36553"/>
    <w:rsid w:val="00B365A7"/>
    <w:rsid w:val="00B36797"/>
    <w:rsid w:val="00B370D6"/>
    <w:rsid w:val="00B3710F"/>
    <w:rsid w:val="00B37482"/>
    <w:rsid w:val="00B3751A"/>
    <w:rsid w:val="00B37528"/>
    <w:rsid w:val="00B3765A"/>
    <w:rsid w:val="00B379B6"/>
    <w:rsid w:val="00B37D51"/>
    <w:rsid w:val="00B4035B"/>
    <w:rsid w:val="00B40628"/>
    <w:rsid w:val="00B40916"/>
    <w:rsid w:val="00B40983"/>
    <w:rsid w:val="00B40B73"/>
    <w:rsid w:val="00B40CB8"/>
    <w:rsid w:val="00B416AD"/>
    <w:rsid w:val="00B41886"/>
    <w:rsid w:val="00B4191D"/>
    <w:rsid w:val="00B41969"/>
    <w:rsid w:val="00B41A7C"/>
    <w:rsid w:val="00B41DC0"/>
    <w:rsid w:val="00B420BE"/>
    <w:rsid w:val="00B42B8E"/>
    <w:rsid w:val="00B4335B"/>
    <w:rsid w:val="00B433EA"/>
    <w:rsid w:val="00B4387B"/>
    <w:rsid w:val="00B438E7"/>
    <w:rsid w:val="00B43DF1"/>
    <w:rsid w:val="00B43FF5"/>
    <w:rsid w:val="00B44127"/>
    <w:rsid w:val="00B442DE"/>
    <w:rsid w:val="00B44D42"/>
    <w:rsid w:val="00B45030"/>
    <w:rsid w:val="00B451D3"/>
    <w:rsid w:val="00B458A9"/>
    <w:rsid w:val="00B45AED"/>
    <w:rsid w:val="00B460E5"/>
    <w:rsid w:val="00B4641F"/>
    <w:rsid w:val="00B4693C"/>
    <w:rsid w:val="00B469A5"/>
    <w:rsid w:val="00B46A99"/>
    <w:rsid w:val="00B470CC"/>
    <w:rsid w:val="00B474FD"/>
    <w:rsid w:val="00B47773"/>
    <w:rsid w:val="00B47B4D"/>
    <w:rsid w:val="00B47DF0"/>
    <w:rsid w:val="00B500FF"/>
    <w:rsid w:val="00B508EB"/>
    <w:rsid w:val="00B51633"/>
    <w:rsid w:val="00B51E76"/>
    <w:rsid w:val="00B51F87"/>
    <w:rsid w:val="00B5240F"/>
    <w:rsid w:val="00B526A4"/>
    <w:rsid w:val="00B526C1"/>
    <w:rsid w:val="00B528FC"/>
    <w:rsid w:val="00B52907"/>
    <w:rsid w:val="00B52B7F"/>
    <w:rsid w:val="00B52C9C"/>
    <w:rsid w:val="00B533A5"/>
    <w:rsid w:val="00B53864"/>
    <w:rsid w:val="00B540F4"/>
    <w:rsid w:val="00B54BA5"/>
    <w:rsid w:val="00B54ED9"/>
    <w:rsid w:val="00B54F96"/>
    <w:rsid w:val="00B553C0"/>
    <w:rsid w:val="00B556CF"/>
    <w:rsid w:val="00B5605E"/>
    <w:rsid w:val="00B561C3"/>
    <w:rsid w:val="00B564D8"/>
    <w:rsid w:val="00B5671D"/>
    <w:rsid w:val="00B56C16"/>
    <w:rsid w:val="00B572DD"/>
    <w:rsid w:val="00B57480"/>
    <w:rsid w:val="00B57493"/>
    <w:rsid w:val="00B57A55"/>
    <w:rsid w:val="00B57D8A"/>
    <w:rsid w:val="00B57EE2"/>
    <w:rsid w:val="00B60264"/>
    <w:rsid w:val="00B60414"/>
    <w:rsid w:val="00B6073A"/>
    <w:rsid w:val="00B60848"/>
    <w:rsid w:val="00B60D61"/>
    <w:rsid w:val="00B6100C"/>
    <w:rsid w:val="00B61052"/>
    <w:rsid w:val="00B6168A"/>
    <w:rsid w:val="00B616F3"/>
    <w:rsid w:val="00B61753"/>
    <w:rsid w:val="00B61891"/>
    <w:rsid w:val="00B61A3C"/>
    <w:rsid w:val="00B61B53"/>
    <w:rsid w:val="00B61C17"/>
    <w:rsid w:val="00B61D0C"/>
    <w:rsid w:val="00B62050"/>
    <w:rsid w:val="00B622F8"/>
    <w:rsid w:val="00B6265D"/>
    <w:rsid w:val="00B62A67"/>
    <w:rsid w:val="00B62BB8"/>
    <w:rsid w:val="00B62E7A"/>
    <w:rsid w:val="00B62EA6"/>
    <w:rsid w:val="00B63491"/>
    <w:rsid w:val="00B63634"/>
    <w:rsid w:val="00B63848"/>
    <w:rsid w:val="00B63D57"/>
    <w:rsid w:val="00B64195"/>
    <w:rsid w:val="00B649AE"/>
    <w:rsid w:val="00B64ED4"/>
    <w:rsid w:val="00B64FEB"/>
    <w:rsid w:val="00B651B8"/>
    <w:rsid w:val="00B662EA"/>
    <w:rsid w:val="00B6653B"/>
    <w:rsid w:val="00B66570"/>
    <w:rsid w:val="00B666F7"/>
    <w:rsid w:val="00B66873"/>
    <w:rsid w:val="00B66CAB"/>
    <w:rsid w:val="00B66F19"/>
    <w:rsid w:val="00B67010"/>
    <w:rsid w:val="00B67505"/>
    <w:rsid w:val="00B67830"/>
    <w:rsid w:val="00B67D49"/>
    <w:rsid w:val="00B67DE3"/>
    <w:rsid w:val="00B67EE7"/>
    <w:rsid w:val="00B70228"/>
    <w:rsid w:val="00B7024D"/>
    <w:rsid w:val="00B70868"/>
    <w:rsid w:val="00B70AA0"/>
    <w:rsid w:val="00B70E4B"/>
    <w:rsid w:val="00B70E59"/>
    <w:rsid w:val="00B7109A"/>
    <w:rsid w:val="00B7119A"/>
    <w:rsid w:val="00B71D47"/>
    <w:rsid w:val="00B720DB"/>
    <w:rsid w:val="00B724BE"/>
    <w:rsid w:val="00B72633"/>
    <w:rsid w:val="00B726A5"/>
    <w:rsid w:val="00B72D35"/>
    <w:rsid w:val="00B72D85"/>
    <w:rsid w:val="00B72F0E"/>
    <w:rsid w:val="00B7321F"/>
    <w:rsid w:val="00B7358D"/>
    <w:rsid w:val="00B73784"/>
    <w:rsid w:val="00B73DBA"/>
    <w:rsid w:val="00B73E6A"/>
    <w:rsid w:val="00B7427C"/>
    <w:rsid w:val="00B74532"/>
    <w:rsid w:val="00B747AC"/>
    <w:rsid w:val="00B74A64"/>
    <w:rsid w:val="00B74E81"/>
    <w:rsid w:val="00B74ED3"/>
    <w:rsid w:val="00B74F26"/>
    <w:rsid w:val="00B751A4"/>
    <w:rsid w:val="00B7535F"/>
    <w:rsid w:val="00B75461"/>
    <w:rsid w:val="00B7573D"/>
    <w:rsid w:val="00B7585F"/>
    <w:rsid w:val="00B758C0"/>
    <w:rsid w:val="00B75AA6"/>
    <w:rsid w:val="00B75DD8"/>
    <w:rsid w:val="00B7611B"/>
    <w:rsid w:val="00B764A1"/>
    <w:rsid w:val="00B76585"/>
    <w:rsid w:val="00B771B7"/>
    <w:rsid w:val="00B77338"/>
    <w:rsid w:val="00B77916"/>
    <w:rsid w:val="00B77AD1"/>
    <w:rsid w:val="00B77D02"/>
    <w:rsid w:val="00B811A7"/>
    <w:rsid w:val="00B81245"/>
    <w:rsid w:val="00B816EA"/>
    <w:rsid w:val="00B817B4"/>
    <w:rsid w:val="00B8212C"/>
    <w:rsid w:val="00B822D5"/>
    <w:rsid w:val="00B82877"/>
    <w:rsid w:val="00B82CC2"/>
    <w:rsid w:val="00B82F2E"/>
    <w:rsid w:val="00B83108"/>
    <w:rsid w:val="00B8311B"/>
    <w:rsid w:val="00B8384F"/>
    <w:rsid w:val="00B83CE3"/>
    <w:rsid w:val="00B83E49"/>
    <w:rsid w:val="00B843BE"/>
    <w:rsid w:val="00B8460D"/>
    <w:rsid w:val="00B848A2"/>
    <w:rsid w:val="00B84D06"/>
    <w:rsid w:val="00B85488"/>
    <w:rsid w:val="00B85731"/>
    <w:rsid w:val="00B857F9"/>
    <w:rsid w:val="00B85C5A"/>
    <w:rsid w:val="00B864F2"/>
    <w:rsid w:val="00B86707"/>
    <w:rsid w:val="00B8674E"/>
    <w:rsid w:val="00B86885"/>
    <w:rsid w:val="00B86CB7"/>
    <w:rsid w:val="00B86E51"/>
    <w:rsid w:val="00B8730E"/>
    <w:rsid w:val="00B8740A"/>
    <w:rsid w:val="00B87552"/>
    <w:rsid w:val="00B87A70"/>
    <w:rsid w:val="00B87BC5"/>
    <w:rsid w:val="00B90230"/>
    <w:rsid w:val="00B902B9"/>
    <w:rsid w:val="00B90C79"/>
    <w:rsid w:val="00B90E4B"/>
    <w:rsid w:val="00B91008"/>
    <w:rsid w:val="00B910AD"/>
    <w:rsid w:val="00B915C2"/>
    <w:rsid w:val="00B919DF"/>
    <w:rsid w:val="00B91A2E"/>
    <w:rsid w:val="00B91BC1"/>
    <w:rsid w:val="00B922E0"/>
    <w:rsid w:val="00B92C7E"/>
    <w:rsid w:val="00B92D6F"/>
    <w:rsid w:val="00B92D88"/>
    <w:rsid w:val="00B92E43"/>
    <w:rsid w:val="00B930E7"/>
    <w:rsid w:val="00B93C14"/>
    <w:rsid w:val="00B93E60"/>
    <w:rsid w:val="00B942C0"/>
    <w:rsid w:val="00B943C1"/>
    <w:rsid w:val="00B952BB"/>
    <w:rsid w:val="00B95C3A"/>
    <w:rsid w:val="00B96A98"/>
    <w:rsid w:val="00B96CEF"/>
    <w:rsid w:val="00B96D4E"/>
    <w:rsid w:val="00B96DD5"/>
    <w:rsid w:val="00B976FD"/>
    <w:rsid w:val="00B97748"/>
    <w:rsid w:val="00B97860"/>
    <w:rsid w:val="00B97A8F"/>
    <w:rsid w:val="00BA0005"/>
    <w:rsid w:val="00BA00A3"/>
    <w:rsid w:val="00BA00D3"/>
    <w:rsid w:val="00BA04F7"/>
    <w:rsid w:val="00BA08D3"/>
    <w:rsid w:val="00BA1619"/>
    <w:rsid w:val="00BA18A7"/>
    <w:rsid w:val="00BA18B5"/>
    <w:rsid w:val="00BA1F1A"/>
    <w:rsid w:val="00BA28E2"/>
    <w:rsid w:val="00BA2C74"/>
    <w:rsid w:val="00BA3421"/>
    <w:rsid w:val="00BA3F32"/>
    <w:rsid w:val="00BA4028"/>
    <w:rsid w:val="00BA4343"/>
    <w:rsid w:val="00BA4A3F"/>
    <w:rsid w:val="00BA4F35"/>
    <w:rsid w:val="00BA565A"/>
    <w:rsid w:val="00BA56F5"/>
    <w:rsid w:val="00BA571C"/>
    <w:rsid w:val="00BA606B"/>
    <w:rsid w:val="00BA658A"/>
    <w:rsid w:val="00BA69E4"/>
    <w:rsid w:val="00BA6AF3"/>
    <w:rsid w:val="00BA6CDA"/>
    <w:rsid w:val="00BA6FDE"/>
    <w:rsid w:val="00BA70BD"/>
    <w:rsid w:val="00BA7624"/>
    <w:rsid w:val="00BA785E"/>
    <w:rsid w:val="00BA797F"/>
    <w:rsid w:val="00BA7A14"/>
    <w:rsid w:val="00BA7B1A"/>
    <w:rsid w:val="00BA7C34"/>
    <w:rsid w:val="00BA7D5A"/>
    <w:rsid w:val="00BA7E5A"/>
    <w:rsid w:val="00BB0187"/>
    <w:rsid w:val="00BB0471"/>
    <w:rsid w:val="00BB0518"/>
    <w:rsid w:val="00BB0D24"/>
    <w:rsid w:val="00BB1FCC"/>
    <w:rsid w:val="00BB202B"/>
    <w:rsid w:val="00BB22CF"/>
    <w:rsid w:val="00BB235E"/>
    <w:rsid w:val="00BB2E7C"/>
    <w:rsid w:val="00BB303A"/>
    <w:rsid w:val="00BB37D8"/>
    <w:rsid w:val="00BB3E0D"/>
    <w:rsid w:val="00BB3E23"/>
    <w:rsid w:val="00BB43D5"/>
    <w:rsid w:val="00BB48A8"/>
    <w:rsid w:val="00BB4919"/>
    <w:rsid w:val="00BB5058"/>
    <w:rsid w:val="00BB516E"/>
    <w:rsid w:val="00BB5B9B"/>
    <w:rsid w:val="00BB5C6C"/>
    <w:rsid w:val="00BB5F57"/>
    <w:rsid w:val="00BB62F5"/>
    <w:rsid w:val="00BB65AC"/>
    <w:rsid w:val="00BB6750"/>
    <w:rsid w:val="00BB67CC"/>
    <w:rsid w:val="00BB68E5"/>
    <w:rsid w:val="00BB77E2"/>
    <w:rsid w:val="00BB78BA"/>
    <w:rsid w:val="00BB79EF"/>
    <w:rsid w:val="00BC0F0D"/>
    <w:rsid w:val="00BC1FC8"/>
    <w:rsid w:val="00BC221D"/>
    <w:rsid w:val="00BC244C"/>
    <w:rsid w:val="00BC2992"/>
    <w:rsid w:val="00BC2FB3"/>
    <w:rsid w:val="00BC30BC"/>
    <w:rsid w:val="00BC32FA"/>
    <w:rsid w:val="00BC3737"/>
    <w:rsid w:val="00BC39F0"/>
    <w:rsid w:val="00BC3EFD"/>
    <w:rsid w:val="00BC44A3"/>
    <w:rsid w:val="00BC463E"/>
    <w:rsid w:val="00BC4B6B"/>
    <w:rsid w:val="00BC502A"/>
    <w:rsid w:val="00BC515E"/>
    <w:rsid w:val="00BC551E"/>
    <w:rsid w:val="00BC56F1"/>
    <w:rsid w:val="00BC5D06"/>
    <w:rsid w:val="00BC6238"/>
    <w:rsid w:val="00BC64AD"/>
    <w:rsid w:val="00BC6EFA"/>
    <w:rsid w:val="00BC73C0"/>
    <w:rsid w:val="00BC7443"/>
    <w:rsid w:val="00BC78C0"/>
    <w:rsid w:val="00BC7D3D"/>
    <w:rsid w:val="00BC7F4E"/>
    <w:rsid w:val="00BD013D"/>
    <w:rsid w:val="00BD0838"/>
    <w:rsid w:val="00BD0A57"/>
    <w:rsid w:val="00BD0C7C"/>
    <w:rsid w:val="00BD0DC5"/>
    <w:rsid w:val="00BD1A0F"/>
    <w:rsid w:val="00BD1A83"/>
    <w:rsid w:val="00BD1AC6"/>
    <w:rsid w:val="00BD1B26"/>
    <w:rsid w:val="00BD1F32"/>
    <w:rsid w:val="00BD21D4"/>
    <w:rsid w:val="00BD23F6"/>
    <w:rsid w:val="00BD2E66"/>
    <w:rsid w:val="00BD3132"/>
    <w:rsid w:val="00BD3847"/>
    <w:rsid w:val="00BD4D93"/>
    <w:rsid w:val="00BD4D99"/>
    <w:rsid w:val="00BD4ED6"/>
    <w:rsid w:val="00BD6148"/>
    <w:rsid w:val="00BD67EF"/>
    <w:rsid w:val="00BD6AB6"/>
    <w:rsid w:val="00BD6D84"/>
    <w:rsid w:val="00BD705A"/>
    <w:rsid w:val="00BD78E2"/>
    <w:rsid w:val="00BD7B0D"/>
    <w:rsid w:val="00BE0543"/>
    <w:rsid w:val="00BE09AE"/>
    <w:rsid w:val="00BE0A3F"/>
    <w:rsid w:val="00BE0B71"/>
    <w:rsid w:val="00BE1045"/>
    <w:rsid w:val="00BE26C5"/>
    <w:rsid w:val="00BE2799"/>
    <w:rsid w:val="00BE285F"/>
    <w:rsid w:val="00BE2947"/>
    <w:rsid w:val="00BE2BD1"/>
    <w:rsid w:val="00BE2E66"/>
    <w:rsid w:val="00BE30A8"/>
    <w:rsid w:val="00BE3345"/>
    <w:rsid w:val="00BE3B63"/>
    <w:rsid w:val="00BE40CB"/>
    <w:rsid w:val="00BE4499"/>
    <w:rsid w:val="00BE467B"/>
    <w:rsid w:val="00BE491A"/>
    <w:rsid w:val="00BE4E87"/>
    <w:rsid w:val="00BE4F0B"/>
    <w:rsid w:val="00BE515C"/>
    <w:rsid w:val="00BE5494"/>
    <w:rsid w:val="00BE556F"/>
    <w:rsid w:val="00BE572D"/>
    <w:rsid w:val="00BE5A9E"/>
    <w:rsid w:val="00BE5AFB"/>
    <w:rsid w:val="00BE6019"/>
    <w:rsid w:val="00BE7588"/>
    <w:rsid w:val="00BE78D9"/>
    <w:rsid w:val="00BE7EC7"/>
    <w:rsid w:val="00BE7F7E"/>
    <w:rsid w:val="00BF0203"/>
    <w:rsid w:val="00BF04F7"/>
    <w:rsid w:val="00BF0F47"/>
    <w:rsid w:val="00BF10F7"/>
    <w:rsid w:val="00BF137A"/>
    <w:rsid w:val="00BF195D"/>
    <w:rsid w:val="00BF1DB7"/>
    <w:rsid w:val="00BF1E0A"/>
    <w:rsid w:val="00BF20F2"/>
    <w:rsid w:val="00BF267E"/>
    <w:rsid w:val="00BF271A"/>
    <w:rsid w:val="00BF2979"/>
    <w:rsid w:val="00BF2BFF"/>
    <w:rsid w:val="00BF2DF8"/>
    <w:rsid w:val="00BF33FB"/>
    <w:rsid w:val="00BF366F"/>
    <w:rsid w:val="00BF3DE3"/>
    <w:rsid w:val="00BF3DFC"/>
    <w:rsid w:val="00BF4182"/>
    <w:rsid w:val="00BF4225"/>
    <w:rsid w:val="00BF46E3"/>
    <w:rsid w:val="00BF49CF"/>
    <w:rsid w:val="00BF59B2"/>
    <w:rsid w:val="00BF5A6F"/>
    <w:rsid w:val="00BF5B30"/>
    <w:rsid w:val="00BF6438"/>
    <w:rsid w:val="00BF6955"/>
    <w:rsid w:val="00BF7283"/>
    <w:rsid w:val="00BF760F"/>
    <w:rsid w:val="00BF78BE"/>
    <w:rsid w:val="00BF7F36"/>
    <w:rsid w:val="00C002E5"/>
    <w:rsid w:val="00C00656"/>
    <w:rsid w:val="00C00ABE"/>
    <w:rsid w:val="00C01168"/>
    <w:rsid w:val="00C011E1"/>
    <w:rsid w:val="00C014D2"/>
    <w:rsid w:val="00C0195F"/>
    <w:rsid w:val="00C02297"/>
    <w:rsid w:val="00C02447"/>
    <w:rsid w:val="00C02453"/>
    <w:rsid w:val="00C024EC"/>
    <w:rsid w:val="00C02C56"/>
    <w:rsid w:val="00C03822"/>
    <w:rsid w:val="00C03870"/>
    <w:rsid w:val="00C0389C"/>
    <w:rsid w:val="00C04230"/>
    <w:rsid w:val="00C046FC"/>
    <w:rsid w:val="00C048CD"/>
    <w:rsid w:val="00C04A9F"/>
    <w:rsid w:val="00C04AE2"/>
    <w:rsid w:val="00C04C2D"/>
    <w:rsid w:val="00C05006"/>
    <w:rsid w:val="00C05300"/>
    <w:rsid w:val="00C05DA9"/>
    <w:rsid w:val="00C05E3F"/>
    <w:rsid w:val="00C062EC"/>
    <w:rsid w:val="00C06ED3"/>
    <w:rsid w:val="00C10582"/>
    <w:rsid w:val="00C107C4"/>
    <w:rsid w:val="00C10E01"/>
    <w:rsid w:val="00C11325"/>
    <w:rsid w:val="00C114DA"/>
    <w:rsid w:val="00C11AA0"/>
    <w:rsid w:val="00C11F94"/>
    <w:rsid w:val="00C120B7"/>
    <w:rsid w:val="00C12B83"/>
    <w:rsid w:val="00C13699"/>
    <w:rsid w:val="00C13798"/>
    <w:rsid w:val="00C1397C"/>
    <w:rsid w:val="00C13CCB"/>
    <w:rsid w:val="00C13D04"/>
    <w:rsid w:val="00C13D2A"/>
    <w:rsid w:val="00C13E88"/>
    <w:rsid w:val="00C141B4"/>
    <w:rsid w:val="00C14ECA"/>
    <w:rsid w:val="00C15022"/>
    <w:rsid w:val="00C15234"/>
    <w:rsid w:val="00C15521"/>
    <w:rsid w:val="00C157DB"/>
    <w:rsid w:val="00C15D01"/>
    <w:rsid w:val="00C16111"/>
    <w:rsid w:val="00C16678"/>
    <w:rsid w:val="00C166E8"/>
    <w:rsid w:val="00C168A1"/>
    <w:rsid w:val="00C16C11"/>
    <w:rsid w:val="00C1710D"/>
    <w:rsid w:val="00C1727F"/>
    <w:rsid w:val="00C17834"/>
    <w:rsid w:val="00C17D15"/>
    <w:rsid w:val="00C17DF5"/>
    <w:rsid w:val="00C17E0F"/>
    <w:rsid w:val="00C20692"/>
    <w:rsid w:val="00C20B44"/>
    <w:rsid w:val="00C21584"/>
    <w:rsid w:val="00C219C5"/>
    <w:rsid w:val="00C21B06"/>
    <w:rsid w:val="00C21E9D"/>
    <w:rsid w:val="00C21F78"/>
    <w:rsid w:val="00C2239B"/>
    <w:rsid w:val="00C228A7"/>
    <w:rsid w:val="00C22B26"/>
    <w:rsid w:val="00C22DF6"/>
    <w:rsid w:val="00C22F5F"/>
    <w:rsid w:val="00C23739"/>
    <w:rsid w:val="00C2398F"/>
    <w:rsid w:val="00C239E8"/>
    <w:rsid w:val="00C23B75"/>
    <w:rsid w:val="00C23FCD"/>
    <w:rsid w:val="00C249A7"/>
    <w:rsid w:val="00C24A28"/>
    <w:rsid w:val="00C24B20"/>
    <w:rsid w:val="00C25427"/>
    <w:rsid w:val="00C25D05"/>
    <w:rsid w:val="00C25D1E"/>
    <w:rsid w:val="00C25D4E"/>
    <w:rsid w:val="00C25DAB"/>
    <w:rsid w:val="00C25E8D"/>
    <w:rsid w:val="00C260E8"/>
    <w:rsid w:val="00C265C5"/>
    <w:rsid w:val="00C26917"/>
    <w:rsid w:val="00C26A4C"/>
    <w:rsid w:val="00C26EC5"/>
    <w:rsid w:val="00C27287"/>
    <w:rsid w:val="00C27485"/>
    <w:rsid w:val="00C27608"/>
    <w:rsid w:val="00C27893"/>
    <w:rsid w:val="00C278E8"/>
    <w:rsid w:val="00C279DC"/>
    <w:rsid w:val="00C27DDC"/>
    <w:rsid w:val="00C30401"/>
    <w:rsid w:val="00C30A3C"/>
    <w:rsid w:val="00C30AFA"/>
    <w:rsid w:val="00C30EE6"/>
    <w:rsid w:val="00C310BE"/>
    <w:rsid w:val="00C312AE"/>
    <w:rsid w:val="00C31CF5"/>
    <w:rsid w:val="00C31D37"/>
    <w:rsid w:val="00C32F96"/>
    <w:rsid w:val="00C33B0F"/>
    <w:rsid w:val="00C33C02"/>
    <w:rsid w:val="00C33CEC"/>
    <w:rsid w:val="00C34022"/>
    <w:rsid w:val="00C34174"/>
    <w:rsid w:val="00C34458"/>
    <w:rsid w:val="00C34593"/>
    <w:rsid w:val="00C34BB5"/>
    <w:rsid w:val="00C351C7"/>
    <w:rsid w:val="00C3540C"/>
    <w:rsid w:val="00C35FE1"/>
    <w:rsid w:val="00C3609C"/>
    <w:rsid w:val="00C361A8"/>
    <w:rsid w:val="00C3624E"/>
    <w:rsid w:val="00C36804"/>
    <w:rsid w:val="00C369AA"/>
    <w:rsid w:val="00C37255"/>
    <w:rsid w:val="00C3734D"/>
    <w:rsid w:val="00C373C2"/>
    <w:rsid w:val="00C3754C"/>
    <w:rsid w:val="00C375A3"/>
    <w:rsid w:val="00C37676"/>
    <w:rsid w:val="00C3795C"/>
    <w:rsid w:val="00C37CE3"/>
    <w:rsid w:val="00C40B91"/>
    <w:rsid w:val="00C40ED4"/>
    <w:rsid w:val="00C40FC4"/>
    <w:rsid w:val="00C4191C"/>
    <w:rsid w:val="00C41A37"/>
    <w:rsid w:val="00C41A47"/>
    <w:rsid w:val="00C41DE7"/>
    <w:rsid w:val="00C42210"/>
    <w:rsid w:val="00C42460"/>
    <w:rsid w:val="00C4258C"/>
    <w:rsid w:val="00C42782"/>
    <w:rsid w:val="00C42EB7"/>
    <w:rsid w:val="00C42FBE"/>
    <w:rsid w:val="00C432CD"/>
    <w:rsid w:val="00C4362A"/>
    <w:rsid w:val="00C436EB"/>
    <w:rsid w:val="00C43C82"/>
    <w:rsid w:val="00C43DF2"/>
    <w:rsid w:val="00C43E97"/>
    <w:rsid w:val="00C440B9"/>
    <w:rsid w:val="00C44557"/>
    <w:rsid w:val="00C44E1C"/>
    <w:rsid w:val="00C45740"/>
    <w:rsid w:val="00C45869"/>
    <w:rsid w:val="00C45ACF"/>
    <w:rsid w:val="00C45B67"/>
    <w:rsid w:val="00C45E4C"/>
    <w:rsid w:val="00C45FE2"/>
    <w:rsid w:val="00C463AF"/>
    <w:rsid w:val="00C46573"/>
    <w:rsid w:val="00C466F6"/>
    <w:rsid w:val="00C4676C"/>
    <w:rsid w:val="00C46DA2"/>
    <w:rsid w:val="00C47065"/>
    <w:rsid w:val="00C4787E"/>
    <w:rsid w:val="00C47E8C"/>
    <w:rsid w:val="00C47F61"/>
    <w:rsid w:val="00C47F63"/>
    <w:rsid w:val="00C50278"/>
    <w:rsid w:val="00C50700"/>
    <w:rsid w:val="00C50A1D"/>
    <w:rsid w:val="00C50D70"/>
    <w:rsid w:val="00C50E61"/>
    <w:rsid w:val="00C512C3"/>
    <w:rsid w:val="00C51641"/>
    <w:rsid w:val="00C51701"/>
    <w:rsid w:val="00C51785"/>
    <w:rsid w:val="00C51DFC"/>
    <w:rsid w:val="00C51F0E"/>
    <w:rsid w:val="00C52213"/>
    <w:rsid w:val="00C52783"/>
    <w:rsid w:val="00C52C92"/>
    <w:rsid w:val="00C53926"/>
    <w:rsid w:val="00C53989"/>
    <w:rsid w:val="00C5399D"/>
    <w:rsid w:val="00C54375"/>
    <w:rsid w:val="00C5483D"/>
    <w:rsid w:val="00C54B11"/>
    <w:rsid w:val="00C54C5D"/>
    <w:rsid w:val="00C551CC"/>
    <w:rsid w:val="00C55499"/>
    <w:rsid w:val="00C554CD"/>
    <w:rsid w:val="00C5610E"/>
    <w:rsid w:val="00C56496"/>
    <w:rsid w:val="00C56957"/>
    <w:rsid w:val="00C56968"/>
    <w:rsid w:val="00C56F2A"/>
    <w:rsid w:val="00C56F5A"/>
    <w:rsid w:val="00C5751E"/>
    <w:rsid w:val="00C575F4"/>
    <w:rsid w:val="00C5779E"/>
    <w:rsid w:val="00C57A95"/>
    <w:rsid w:val="00C603F0"/>
    <w:rsid w:val="00C60403"/>
    <w:rsid w:val="00C6045D"/>
    <w:rsid w:val="00C60D11"/>
    <w:rsid w:val="00C60DBD"/>
    <w:rsid w:val="00C60E70"/>
    <w:rsid w:val="00C60F5E"/>
    <w:rsid w:val="00C611C2"/>
    <w:rsid w:val="00C6144D"/>
    <w:rsid w:val="00C61660"/>
    <w:rsid w:val="00C618E5"/>
    <w:rsid w:val="00C6196C"/>
    <w:rsid w:val="00C61B28"/>
    <w:rsid w:val="00C62142"/>
    <w:rsid w:val="00C62490"/>
    <w:rsid w:val="00C62DE9"/>
    <w:rsid w:val="00C63268"/>
    <w:rsid w:val="00C63C24"/>
    <w:rsid w:val="00C63CBC"/>
    <w:rsid w:val="00C63ED2"/>
    <w:rsid w:val="00C63FA9"/>
    <w:rsid w:val="00C64252"/>
    <w:rsid w:val="00C642F7"/>
    <w:rsid w:val="00C6437F"/>
    <w:rsid w:val="00C64510"/>
    <w:rsid w:val="00C64A73"/>
    <w:rsid w:val="00C64FD6"/>
    <w:rsid w:val="00C656D5"/>
    <w:rsid w:val="00C65D48"/>
    <w:rsid w:val="00C65FDD"/>
    <w:rsid w:val="00C6619C"/>
    <w:rsid w:val="00C66815"/>
    <w:rsid w:val="00C66834"/>
    <w:rsid w:val="00C67F80"/>
    <w:rsid w:val="00C67FCF"/>
    <w:rsid w:val="00C70044"/>
    <w:rsid w:val="00C7026B"/>
    <w:rsid w:val="00C702A2"/>
    <w:rsid w:val="00C70AA5"/>
    <w:rsid w:val="00C70ACF"/>
    <w:rsid w:val="00C70C6C"/>
    <w:rsid w:val="00C70D92"/>
    <w:rsid w:val="00C71005"/>
    <w:rsid w:val="00C72386"/>
    <w:rsid w:val="00C725C8"/>
    <w:rsid w:val="00C72670"/>
    <w:rsid w:val="00C72775"/>
    <w:rsid w:val="00C73623"/>
    <w:rsid w:val="00C73DDE"/>
    <w:rsid w:val="00C73E52"/>
    <w:rsid w:val="00C73EB9"/>
    <w:rsid w:val="00C7426D"/>
    <w:rsid w:val="00C748BD"/>
    <w:rsid w:val="00C74C48"/>
    <w:rsid w:val="00C74CF1"/>
    <w:rsid w:val="00C75101"/>
    <w:rsid w:val="00C752D4"/>
    <w:rsid w:val="00C75549"/>
    <w:rsid w:val="00C757E1"/>
    <w:rsid w:val="00C766D5"/>
    <w:rsid w:val="00C76851"/>
    <w:rsid w:val="00C76A81"/>
    <w:rsid w:val="00C76C38"/>
    <w:rsid w:val="00C76CB6"/>
    <w:rsid w:val="00C76CD3"/>
    <w:rsid w:val="00C76D9D"/>
    <w:rsid w:val="00C777A4"/>
    <w:rsid w:val="00C77C04"/>
    <w:rsid w:val="00C81077"/>
    <w:rsid w:val="00C81247"/>
    <w:rsid w:val="00C812FE"/>
    <w:rsid w:val="00C8178E"/>
    <w:rsid w:val="00C8193A"/>
    <w:rsid w:val="00C81995"/>
    <w:rsid w:val="00C81CDF"/>
    <w:rsid w:val="00C82275"/>
    <w:rsid w:val="00C82393"/>
    <w:rsid w:val="00C8245D"/>
    <w:rsid w:val="00C82702"/>
    <w:rsid w:val="00C827B9"/>
    <w:rsid w:val="00C82B1A"/>
    <w:rsid w:val="00C82EF6"/>
    <w:rsid w:val="00C83762"/>
    <w:rsid w:val="00C83E1B"/>
    <w:rsid w:val="00C83E1F"/>
    <w:rsid w:val="00C83E8E"/>
    <w:rsid w:val="00C8451C"/>
    <w:rsid w:val="00C848D0"/>
    <w:rsid w:val="00C84A57"/>
    <w:rsid w:val="00C84C25"/>
    <w:rsid w:val="00C85376"/>
    <w:rsid w:val="00C855DE"/>
    <w:rsid w:val="00C85977"/>
    <w:rsid w:val="00C85C5D"/>
    <w:rsid w:val="00C85E48"/>
    <w:rsid w:val="00C86047"/>
    <w:rsid w:val="00C861EA"/>
    <w:rsid w:val="00C90032"/>
    <w:rsid w:val="00C90666"/>
    <w:rsid w:val="00C90928"/>
    <w:rsid w:val="00C90AA8"/>
    <w:rsid w:val="00C90B2D"/>
    <w:rsid w:val="00C90C33"/>
    <w:rsid w:val="00C91033"/>
    <w:rsid w:val="00C9175A"/>
    <w:rsid w:val="00C91959"/>
    <w:rsid w:val="00C919EA"/>
    <w:rsid w:val="00C91F89"/>
    <w:rsid w:val="00C929D1"/>
    <w:rsid w:val="00C92A20"/>
    <w:rsid w:val="00C93443"/>
    <w:rsid w:val="00C93B00"/>
    <w:rsid w:val="00C94228"/>
    <w:rsid w:val="00C943BA"/>
    <w:rsid w:val="00C944C7"/>
    <w:rsid w:val="00C94867"/>
    <w:rsid w:val="00C949B4"/>
    <w:rsid w:val="00C951F9"/>
    <w:rsid w:val="00C957B6"/>
    <w:rsid w:val="00C95A83"/>
    <w:rsid w:val="00C95ED3"/>
    <w:rsid w:val="00C95F02"/>
    <w:rsid w:val="00C95FFC"/>
    <w:rsid w:val="00C96845"/>
    <w:rsid w:val="00C96AA8"/>
    <w:rsid w:val="00C96F31"/>
    <w:rsid w:val="00C9718E"/>
    <w:rsid w:val="00C97CCF"/>
    <w:rsid w:val="00C97F1D"/>
    <w:rsid w:val="00CA0CE8"/>
    <w:rsid w:val="00CA1432"/>
    <w:rsid w:val="00CA1B55"/>
    <w:rsid w:val="00CA21D6"/>
    <w:rsid w:val="00CA2237"/>
    <w:rsid w:val="00CA23D2"/>
    <w:rsid w:val="00CA2492"/>
    <w:rsid w:val="00CA2B6D"/>
    <w:rsid w:val="00CA32DE"/>
    <w:rsid w:val="00CA3400"/>
    <w:rsid w:val="00CA35D3"/>
    <w:rsid w:val="00CA3AA7"/>
    <w:rsid w:val="00CA3AF1"/>
    <w:rsid w:val="00CA3C6A"/>
    <w:rsid w:val="00CA3CD9"/>
    <w:rsid w:val="00CA3D93"/>
    <w:rsid w:val="00CA42BD"/>
    <w:rsid w:val="00CA4D71"/>
    <w:rsid w:val="00CA50AF"/>
    <w:rsid w:val="00CA5926"/>
    <w:rsid w:val="00CA5E5A"/>
    <w:rsid w:val="00CA69F2"/>
    <w:rsid w:val="00CA6A5A"/>
    <w:rsid w:val="00CA6B04"/>
    <w:rsid w:val="00CA73E0"/>
    <w:rsid w:val="00CA7945"/>
    <w:rsid w:val="00CA79AD"/>
    <w:rsid w:val="00CA79EE"/>
    <w:rsid w:val="00CA7DBE"/>
    <w:rsid w:val="00CB00BA"/>
    <w:rsid w:val="00CB0152"/>
    <w:rsid w:val="00CB047C"/>
    <w:rsid w:val="00CB0EB6"/>
    <w:rsid w:val="00CB0F20"/>
    <w:rsid w:val="00CB113A"/>
    <w:rsid w:val="00CB139A"/>
    <w:rsid w:val="00CB1EE5"/>
    <w:rsid w:val="00CB213A"/>
    <w:rsid w:val="00CB2595"/>
    <w:rsid w:val="00CB26F5"/>
    <w:rsid w:val="00CB27FF"/>
    <w:rsid w:val="00CB2C05"/>
    <w:rsid w:val="00CB306B"/>
    <w:rsid w:val="00CB3071"/>
    <w:rsid w:val="00CB32BE"/>
    <w:rsid w:val="00CB35DC"/>
    <w:rsid w:val="00CB3673"/>
    <w:rsid w:val="00CB368F"/>
    <w:rsid w:val="00CB42E4"/>
    <w:rsid w:val="00CB4F2E"/>
    <w:rsid w:val="00CB5139"/>
    <w:rsid w:val="00CB51D8"/>
    <w:rsid w:val="00CB5344"/>
    <w:rsid w:val="00CB534C"/>
    <w:rsid w:val="00CB55D3"/>
    <w:rsid w:val="00CB5917"/>
    <w:rsid w:val="00CB59E5"/>
    <w:rsid w:val="00CB5E4D"/>
    <w:rsid w:val="00CB5EDC"/>
    <w:rsid w:val="00CB61B7"/>
    <w:rsid w:val="00CB7211"/>
    <w:rsid w:val="00CB7299"/>
    <w:rsid w:val="00CB7381"/>
    <w:rsid w:val="00CB745E"/>
    <w:rsid w:val="00CB78FD"/>
    <w:rsid w:val="00CB7CE6"/>
    <w:rsid w:val="00CB7D33"/>
    <w:rsid w:val="00CC07FA"/>
    <w:rsid w:val="00CC1903"/>
    <w:rsid w:val="00CC1CB9"/>
    <w:rsid w:val="00CC24B5"/>
    <w:rsid w:val="00CC27B1"/>
    <w:rsid w:val="00CC27D6"/>
    <w:rsid w:val="00CC2C20"/>
    <w:rsid w:val="00CC345A"/>
    <w:rsid w:val="00CC358C"/>
    <w:rsid w:val="00CC4143"/>
    <w:rsid w:val="00CC4198"/>
    <w:rsid w:val="00CC41B8"/>
    <w:rsid w:val="00CC44C4"/>
    <w:rsid w:val="00CC4A4D"/>
    <w:rsid w:val="00CC4B58"/>
    <w:rsid w:val="00CC4BF5"/>
    <w:rsid w:val="00CC4CD1"/>
    <w:rsid w:val="00CC4CF8"/>
    <w:rsid w:val="00CC4D5E"/>
    <w:rsid w:val="00CC4E8C"/>
    <w:rsid w:val="00CC52A6"/>
    <w:rsid w:val="00CC52F6"/>
    <w:rsid w:val="00CC6017"/>
    <w:rsid w:val="00CC65C7"/>
    <w:rsid w:val="00CC7354"/>
    <w:rsid w:val="00CC7636"/>
    <w:rsid w:val="00CC767F"/>
    <w:rsid w:val="00CC77D8"/>
    <w:rsid w:val="00CC7DB6"/>
    <w:rsid w:val="00CD0473"/>
    <w:rsid w:val="00CD099C"/>
    <w:rsid w:val="00CD0A22"/>
    <w:rsid w:val="00CD0D3D"/>
    <w:rsid w:val="00CD12E3"/>
    <w:rsid w:val="00CD14A7"/>
    <w:rsid w:val="00CD1DF4"/>
    <w:rsid w:val="00CD1FCE"/>
    <w:rsid w:val="00CD26DB"/>
    <w:rsid w:val="00CD2992"/>
    <w:rsid w:val="00CD29A5"/>
    <w:rsid w:val="00CD2A44"/>
    <w:rsid w:val="00CD2B13"/>
    <w:rsid w:val="00CD2B27"/>
    <w:rsid w:val="00CD2BC3"/>
    <w:rsid w:val="00CD2ED7"/>
    <w:rsid w:val="00CD3BE4"/>
    <w:rsid w:val="00CD451C"/>
    <w:rsid w:val="00CD4A45"/>
    <w:rsid w:val="00CD4D34"/>
    <w:rsid w:val="00CD5D15"/>
    <w:rsid w:val="00CD6AC4"/>
    <w:rsid w:val="00CD6CBD"/>
    <w:rsid w:val="00CD6E3B"/>
    <w:rsid w:val="00CD7171"/>
    <w:rsid w:val="00CD73D6"/>
    <w:rsid w:val="00CD7F83"/>
    <w:rsid w:val="00CE044B"/>
    <w:rsid w:val="00CE05D4"/>
    <w:rsid w:val="00CE0903"/>
    <w:rsid w:val="00CE0AC1"/>
    <w:rsid w:val="00CE0D0B"/>
    <w:rsid w:val="00CE0E2A"/>
    <w:rsid w:val="00CE11B6"/>
    <w:rsid w:val="00CE1603"/>
    <w:rsid w:val="00CE1938"/>
    <w:rsid w:val="00CE213A"/>
    <w:rsid w:val="00CE2680"/>
    <w:rsid w:val="00CE2AEE"/>
    <w:rsid w:val="00CE36A1"/>
    <w:rsid w:val="00CE3930"/>
    <w:rsid w:val="00CE3AC0"/>
    <w:rsid w:val="00CE448E"/>
    <w:rsid w:val="00CE458C"/>
    <w:rsid w:val="00CE46BC"/>
    <w:rsid w:val="00CE48B3"/>
    <w:rsid w:val="00CE4DEC"/>
    <w:rsid w:val="00CE524A"/>
    <w:rsid w:val="00CE5650"/>
    <w:rsid w:val="00CE5651"/>
    <w:rsid w:val="00CE6214"/>
    <w:rsid w:val="00CE62BE"/>
    <w:rsid w:val="00CE635E"/>
    <w:rsid w:val="00CE69E6"/>
    <w:rsid w:val="00CE6FBA"/>
    <w:rsid w:val="00CE6FCF"/>
    <w:rsid w:val="00CE71CA"/>
    <w:rsid w:val="00CE7A60"/>
    <w:rsid w:val="00CE7FF4"/>
    <w:rsid w:val="00CF05CB"/>
    <w:rsid w:val="00CF069E"/>
    <w:rsid w:val="00CF0C78"/>
    <w:rsid w:val="00CF0E63"/>
    <w:rsid w:val="00CF0F94"/>
    <w:rsid w:val="00CF1302"/>
    <w:rsid w:val="00CF178E"/>
    <w:rsid w:val="00CF19A9"/>
    <w:rsid w:val="00CF1A8B"/>
    <w:rsid w:val="00CF1F3A"/>
    <w:rsid w:val="00CF23CE"/>
    <w:rsid w:val="00CF253C"/>
    <w:rsid w:val="00CF2720"/>
    <w:rsid w:val="00CF27C9"/>
    <w:rsid w:val="00CF2859"/>
    <w:rsid w:val="00CF2C65"/>
    <w:rsid w:val="00CF2E66"/>
    <w:rsid w:val="00CF370E"/>
    <w:rsid w:val="00CF488D"/>
    <w:rsid w:val="00CF48AC"/>
    <w:rsid w:val="00CF588B"/>
    <w:rsid w:val="00CF64AF"/>
    <w:rsid w:val="00CF6537"/>
    <w:rsid w:val="00CF6802"/>
    <w:rsid w:val="00CF6B33"/>
    <w:rsid w:val="00CF6EA3"/>
    <w:rsid w:val="00CF71F4"/>
    <w:rsid w:val="00CF779C"/>
    <w:rsid w:val="00CF7BE1"/>
    <w:rsid w:val="00D01DCC"/>
    <w:rsid w:val="00D0253B"/>
    <w:rsid w:val="00D025FA"/>
    <w:rsid w:val="00D02D6B"/>
    <w:rsid w:val="00D031D3"/>
    <w:rsid w:val="00D034BC"/>
    <w:rsid w:val="00D036A1"/>
    <w:rsid w:val="00D03938"/>
    <w:rsid w:val="00D03C7B"/>
    <w:rsid w:val="00D044B3"/>
    <w:rsid w:val="00D05163"/>
    <w:rsid w:val="00D052BD"/>
    <w:rsid w:val="00D054A1"/>
    <w:rsid w:val="00D055FC"/>
    <w:rsid w:val="00D05893"/>
    <w:rsid w:val="00D05CF3"/>
    <w:rsid w:val="00D05D31"/>
    <w:rsid w:val="00D05F35"/>
    <w:rsid w:val="00D064F3"/>
    <w:rsid w:val="00D06940"/>
    <w:rsid w:val="00D06B54"/>
    <w:rsid w:val="00D0750E"/>
    <w:rsid w:val="00D0751D"/>
    <w:rsid w:val="00D075BC"/>
    <w:rsid w:val="00D07898"/>
    <w:rsid w:val="00D07E38"/>
    <w:rsid w:val="00D10005"/>
    <w:rsid w:val="00D109EA"/>
    <w:rsid w:val="00D10C78"/>
    <w:rsid w:val="00D10F13"/>
    <w:rsid w:val="00D1115C"/>
    <w:rsid w:val="00D11222"/>
    <w:rsid w:val="00D1192E"/>
    <w:rsid w:val="00D1295C"/>
    <w:rsid w:val="00D12A38"/>
    <w:rsid w:val="00D131B1"/>
    <w:rsid w:val="00D135F1"/>
    <w:rsid w:val="00D1386F"/>
    <w:rsid w:val="00D13F6E"/>
    <w:rsid w:val="00D1405F"/>
    <w:rsid w:val="00D1409F"/>
    <w:rsid w:val="00D14403"/>
    <w:rsid w:val="00D14574"/>
    <w:rsid w:val="00D14718"/>
    <w:rsid w:val="00D148B6"/>
    <w:rsid w:val="00D14BF7"/>
    <w:rsid w:val="00D15857"/>
    <w:rsid w:val="00D162ED"/>
    <w:rsid w:val="00D167FB"/>
    <w:rsid w:val="00D1715C"/>
    <w:rsid w:val="00D17370"/>
    <w:rsid w:val="00D1739E"/>
    <w:rsid w:val="00D17574"/>
    <w:rsid w:val="00D20642"/>
    <w:rsid w:val="00D20B28"/>
    <w:rsid w:val="00D20EA8"/>
    <w:rsid w:val="00D211BC"/>
    <w:rsid w:val="00D21728"/>
    <w:rsid w:val="00D217C1"/>
    <w:rsid w:val="00D22099"/>
    <w:rsid w:val="00D22122"/>
    <w:rsid w:val="00D2325A"/>
    <w:rsid w:val="00D23422"/>
    <w:rsid w:val="00D23562"/>
    <w:rsid w:val="00D23C03"/>
    <w:rsid w:val="00D2461E"/>
    <w:rsid w:val="00D2466A"/>
    <w:rsid w:val="00D24859"/>
    <w:rsid w:val="00D24EB4"/>
    <w:rsid w:val="00D25224"/>
    <w:rsid w:val="00D25725"/>
    <w:rsid w:val="00D25C90"/>
    <w:rsid w:val="00D25DE9"/>
    <w:rsid w:val="00D264D2"/>
    <w:rsid w:val="00D268A3"/>
    <w:rsid w:val="00D268D7"/>
    <w:rsid w:val="00D2696B"/>
    <w:rsid w:val="00D271DF"/>
    <w:rsid w:val="00D2779E"/>
    <w:rsid w:val="00D27865"/>
    <w:rsid w:val="00D27947"/>
    <w:rsid w:val="00D27A85"/>
    <w:rsid w:val="00D27C4D"/>
    <w:rsid w:val="00D3056A"/>
    <w:rsid w:val="00D3075A"/>
    <w:rsid w:val="00D308AB"/>
    <w:rsid w:val="00D30A89"/>
    <w:rsid w:val="00D30DE3"/>
    <w:rsid w:val="00D30F11"/>
    <w:rsid w:val="00D31202"/>
    <w:rsid w:val="00D31596"/>
    <w:rsid w:val="00D31B72"/>
    <w:rsid w:val="00D31C18"/>
    <w:rsid w:val="00D31D58"/>
    <w:rsid w:val="00D326D7"/>
    <w:rsid w:val="00D3294A"/>
    <w:rsid w:val="00D33CFF"/>
    <w:rsid w:val="00D33E20"/>
    <w:rsid w:val="00D34569"/>
    <w:rsid w:val="00D349DE"/>
    <w:rsid w:val="00D34BC9"/>
    <w:rsid w:val="00D34C1D"/>
    <w:rsid w:val="00D34E93"/>
    <w:rsid w:val="00D34F03"/>
    <w:rsid w:val="00D34F1D"/>
    <w:rsid w:val="00D3511F"/>
    <w:rsid w:val="00D35530"/>
    <w:rsid w:val="00D3555D"/>
    <w:rsid w:val="00D35837"/>
    <w:rsid w:val="00D35964"/>
    <w:rsid w:val="00D3616C"/>
    <w:rsid w:val="00D362DC"/>
    <w:rsid w:val="00D364BA"/>
    <w:rsid w:val="00D37155"/>
    <w:rsid w:val="00D3724F"/>
    <w:rsid w:val="00D3728E"/>
    <w:rsid w:val="00D37AA0"/>
    <w:rsid w:val="00D40534"/>
    <w:rsid w:val="00D407D8"/>
    <w:rsid w:val="00D40A1D"/>
    <w:rsid w:val="00D4106B"/>
    <w:rsid w:val="00D41179"/>
    <w:rsid w:val="00D41FD6"/>
    <w:rsid w:val="00D423D4"/>
    <w:rsid w:val="00D42452"/>
    <w:rsid w:val="00D4276D"/>
    <w:rsid w:val="00D42A24"/>
    <w:rsid w:val="00D42AA2"/>
    <w:rsid w:val="00D430CB"/>
    <w:rsid w:val="00D432EC"/>
    <w:rsid w:val="00D433E4"/>
    <w:rsid w:val="00D43F93"/>
    <w:rsid w:val="00D4453C"/>
    <w:rsid w:val="00D44900"/>
    <w:rsid w:val="00D450AA"/>
    <w:rsid w:val="00D450B6"/>
    <w:rsid w:val="00D454B4"/>
    <w:rsid w:val="00D457F0"/>
    <w:rsid w:val="00D45CA0"/>
    <w:rsid w:val="00D46B59"/>
    <w:rsid w:val="00D46CDD"/>
    <w:rsid w:val="00D46D06"/>
    <w:rsid w:val="00D4724E"/>
    <w:rsid w:val="00D47979"/>
    <w:rsid w:val="00D47C62"/>
    <w:rsid w:val="00D47CDB"/>
    <w:rsid w:val="00D5090B"/>
    <w:rsid w:val="00D515FB"/>
    <w:rsid w:val="00D5170F"/>
    <w:rsid w:val="00D51893"/>
    <w:rsid w:val="00D52346"/>
    <w:rsid w:val="00D52B82"/>
    <w:rsid w:val="00D5324F"/>
    <w:rsid w:val="00D53620"/>
    <w:rsid w:val="00D53A87"/>
    <w:rsid w:val="00D5427B"/>
    <w:rsid w:val="00D55630"/>
    <w:rsid w:val="00D55D6A"/>
    <w:rsid w:val="00D55F1E"/>
    <w:rsid w:val="00D56103"/>
    <w:rsid w:val="00D566CA"/>
    <w:rsid w:val="00D56762"/>
    <w:rsid w:val="00D56828"/>
    <w:rsid w:val="00D568D2"/>
    <w:rsid w:val="00D569F0"/>
    <w:rsid w:val="00D56D01"/>
    <w:rsid w:val="00D56DA9"/>
    <w:rsid w:val="00D5738B"/>
    <w:rsid w:val="00D57707"/>
    <w:rsid w:val="00D57A2D"/>
    <w:rsid w:val="00D57E3E"/>
    <w:rsid w:val="00D60036"/>
    <w:rsid w:val="00D60195"/>
    <w:rsid w:val="00D60401"/>
    <w:rsid w:val="00D6045A"/>
    <w:rsid w:val="00D607C3"/>
    <w:rsid w:val="00D60B2C"/>
    <w:rsid w:val="00D612AB"/>
    <w:rsid w:val="00D6136F"/>
    <w:rsid w:val="00D613FC"/>
    <w:rsid w:val="00D614EA"/>
    <w:rsid w:val="00D6183D"/>
    <w:rsid w:val="00D61F7E"/>
    <w:rsid w:val="00D62141"/>
    <w:rsid w:val="00D62986"/>
    <w:rsid w:val="00D62B95"/>
    <w:rsid w:val="00D62CAC"/>
    <w:rsid w:val="00D639CA"/>
    <w:rsid w:val="00D6462B"/>
    <w:rsid w:val="00D64797"/>
    <w:rsid w:val="00D652E9"/>
    <w:rsid w:val="00D65511"/>
    <w:rsid w:val="00D65916"/>
    <w:rsid w:val="00D65C96"/>
    <w:rsid w:val="00D66173"/>
    <w:rsid w:val="00D662B8"/>
    <w:rsid w:val="00D66DD9"/>
    <w:rsid w:val="00D66EDC"/>
    <w:rsid w:val="00D671A3"/>
    <w:rsid w:val="00D6739C"/>
    <w:rsid w:val="00D673B9"/>
    <w:rsid w:val="00D6768D"/>
    <w:rsid w:val="00D67C0B"/>
    <w:rsid w:val="00D70012"/>
    <w:rsid w:val="00D701F2"/>
    <w:rsid w:val="00D7027D"/>
    <w:rsid w:val="00D705A6"/>
    <w:rsid w:val="00D70A4A"/>
    <w:rsid w:val="00D70A76"/>
    <w:rsid w:val="00D70BEE"/>
    <w:rsid w:val="00D711C3"/>
    <w:rsid w:val="00D7143E"/>
    <w:rsid w:val="00D71D5F"/>
    <w:rsid w:val="00D72255"/>
    <w:rsid w:val="00D72C86"/>
    <w:rsid w:val="00D72F90"/>
    <w:rsid w:val="00D730B5"/>
    <w:rsid w:val="00D731E0"/>
    <w:rsid w:val="00D73539"/>
    <w:rsid w:val="00D73C00"/>
    <w:rsid w:val="00D73D35"/>
    <w:rsid w:val="00D73DEE"/>
    <w:rsid w:val="00D74897"/>
    <w:rsid w:val="00D748E8"/>
    <w:rsid w:val="00D74DBF"/>
    <w:rsid w:val="00D751A2"/>
    <w:rsid w:val="00D753FC"/>
    <w:rsid w:val="00D75525"/>
    <w:rsid w:val="00D7630C"/>
    <w:rsid w:val="00D76D06"/>
    <w:rsid w:val="00D76E17"/>
    <w:rsid w:val="00D76FF5"/>
    <w:rsid w:val="00D771BA"/>
    <w:rsid w:val="00D77258"/>
    <w:rsid w:val="00D77620"/>
    <w:rsid w:val="00D77958"/>
    <w:rsid w:val="00D779B3"/>
    <w:rsid w:val="00D77E14"/>
    <w:rsid w:val="00D80637"/>
    <w:rsid w:val="00D807DE"/>
    <w:rsid w:val="00D80B9F"/>
    <w:rsid w:val="00D80CF1"/>
    <w:rsid w:val="00D810F3"/>
    <w:rsid w:val="00D8148E"/>
    <w:rsid w:val="00D814D8"/>
    <w:rsid w:val="00D81702"/>
    <w:rsid w:val="00D819D3"/>
    <w:rsid w:val="00D81A37"/>
    <w:rsid w:val="00D81C9A"/>
    <w:rsid w:val="00D81CEB"/>
    <w:rsid w:val="00D82055"/>
    <w:rsid w:val="00D8207E"/>
    <w:rsid w:val="00D821CA"/>
    <w:rsid w:val="00D82797"/>
    <w:rsid w:val="00D82946"/>
    <w:rsid w:val="00D82991"/>
    <w:rsid w:val="00D82D53"/>
    <w:rsid w:val="00D82FBE"/>
    <w:rsid w:val="00D83A53"/>
    <w:rsid w:val="00D83B55"/>
    <w:rsid w:val="00D84042"/>
    <w:rsid w:val="00D84090"/>
    <w:rsid w:val="00D84135"/>
    <w:rsid w:val="00D848B4"/>
    <w:rsid w:val="00D848D2"/>
    <w:rsid w:val="00D84930"/>
    <w:rsid w:val="00D84DBF"/>
    <w:rsid w:val="00D84F2D"/>
    <w:rsid w:val="00D8507A"/>
    <w:rsid w:val="00D85337"/>
    <w:rsid w:val="00D857A4"/>
    <w:rsid w:val="00D857DC"/>
    <w:rsid w:val="00D85AE9"/>
    <w:rsid w:val="00D85D7D"/>
    <w:rsid w:val="00D85DCE"/>
    <w:rsid w:val="00D85F78"/>
    <w:rsid w:val="00D86150"/>
    <w:rsid w:val="00D8669C"/>
    <w:rsid w:val="00D866E6"/>
    <w:rsid w:val="00D86827"/>
    <w:rsid w:val="00D8684A"/>
    <w:rsid w:val="00D868CF"/>
    <w:rsid w:val="00D86E2E"/>
    <w:rsid w:val="00D8723C"/>
    <w:rsid w:val="00D87D9A"/>
    <w:rsid w:val="00D87E84"/>
    <w:rsid w:val="00D906AD"/>
    <w:rsid w:val="00D90A88"/>
    <w:rsid w:val="00D90B0B"/>
    <w:rsid w:val="00D90BAA"/>
    <w:rsid w:val="00D912A0"/>
    <w:rsid w:val="00D9156F"/>
    <w:rsid w:val="00D919EA"/>
    <w:rsid w:val="00D91B64"/>
    <w:rsid w:val="00D92379"/>
    <w:rsid w:val="00D92804"/>
    <w:rsid w:val="00D92B79"/>
    <w:rsid w:val="00D92BD2"/>
    <w:rsid w:val="00D93979"/>
    <w:rsid w:val="00D93E4D"/>
    <w:rsid w:val="00D940A0"/>
    <w:rsid w:val="00D94110"/>
    <w:rsid w:val="00D94B36"/>
    <w:rsid w:val="00D94F33"/>
    <w:rsid w:val="00D95546"/>
    <w:rsid w:val="00D95D45"/>
    <w:rsid w:val="00D967AD"/>
    <w:rsid w:val="00D9692A"/>
    <w:rsid w:val="00D96ADD"/>
    <w:rsid w:val="00D96F28"/>
    <w:rsid w:val="00D9752D"/>
    <w:rsid w:val="00D97B79"/>
    <w:rsid w:val="00D97C4B"/>
    <w:rsid w:val="00DA0700"/>
    <w:rsid w:val="00DA0A06"/>
    <w:rsid w:val="00DA0B28"/>
    <w:rsid w:val="00DA0CB6"/>
    <w:rsid w:val="00DA138C"/>
    <w:rsid w:val="00DA14DE"/>
    <w:rsid w:val="00DA1C9E"/>
    <w:rsid w:val="00DA2A6D"/>
    <w:rsid w:val="00DA2DBD"/>
    <w:rsid w:val="00DA2ECC"/>
    <w:rsid w:val="00DA3106"/>
    <w:rsid w:val="00DA3193"/>
    <w:rsid w:val="00DA34D4"/>
    <w:rsid w:val="00DA35DE"/>
    <w:rsid w:val="00DA35F9"/>
    <w:rsid w:val="00DA3FF9"/>
    <w:rsid w:val="00DA42BA"/>
    <w:rsid w:val="00DA462F"/>
    <w:rsid w:val="00DA4ACF"/>
    <w:rsid w:val="00DA4BC9"/>
    <w:rsid w:val="00DA4EE8"/>
    <w:rsid w:val="00DA5680"/>
    <w:rsid w:val="00DA5CFE"/>
    <w:rsid w:val="00DA5E17"/>
    <w:rsid w:val="00DA6353"/>
    <w:rsid w:val="00DA6F03"/>
    <w:rsid w:val="00DA7251"/>
    <w:rsid w:val="00DA782A"/>
    <w:rsid w:val="00DA79FA"/>
    <w:rsid w:val="00DA7F15"/>
    <w:rsid w:val="00DA7F37"/>
    <w:rsid w:val="00DB0270"/>
    <w:rsid w:val="00DB028C"/>
    <w:rsid w:val="00DB0C53"/>
    <w:rsid w:val="00DB11E2"/>
    <w:rsid w:val="00DB18FE"/>
    <w:rsid w:val="00DB1EA9"/>
    <w:rsid w:val="00DB21C2"/>
    <w:rsid w:val="00DB288E"/>
    <w:rsid w:val="00DB2E5A"/>
    <w:rsid w:val="00DB3115"/>
    <w:rsid w:val="00DB37EF"/>
    <w:rsid w:val="00DB39D6"/>
    <w:rsid w:val="00DB3EED"/>
    <w:rsid w:val="00DB4168"/>
    <w:rsid w:val="00DB429F"/>
    <w:rsid w:val="00DB48FE"/>
    <w:rsid w:val="00DB4C98"/>
    <w:rsid w:val="00DB4E34"/>
    <w:rsid w:val="00DB570A"/>
    <w:rsid w:val="00DB588A"/>
    <w:rsid w:val="00DB5BD3"/>
    <w:rsid w:val="00DB5EC2"/>
    <w:rsid w:val="00DB5FDC"/>
    <w:rsid w:val="00DB6435"/>
    <w:rsid w:val="00DB6544"/>
    <w:rsid w:val="00DB6A8B"/>
    <w:rsid w:val="00DB6FCB"/>
    <w:rsid w:val="00DB71F2"/>
    <w:rsid w:val="00DB7426"/>
    <w:rsid w:val="00DB7EB8"/>
    <w:rsid w:val="00DC00BB"/>
    <w:rsid w:val="00DC0F58"/>
    <w:rsid w:val="00DC0F6D"/>
    <w:rsid w:val="00DC110B"/>
    <w:rsid w:val="00DC13E2"/>
    <w:rsid w:val="00DC14BD"/>
    <w:rsid w:val="00DC1C34"/>
    <w:rsid w:val="00DC23E1"/>
    <w:rsid w:val="00DC29AB"/>
    <w:rsid w:val="00DC302B"/>
    <w:rsid w:val="00DC3349"/>
    <w:rsid w:val="00DC3586"/>
    <w:rsid w:val="00DC37E6"/>
    <w:rsid w:val="00DC383A"/>
    <w:rsid w:val="00DC3A34"/>
    <w:rsid w:val="00DC4FB3"/>
    <w:rsid w:val="00DC4FF4"/>
    <w:rsid w:val="00DC5244"/>
    <w:rsid w:val="00DC58F6"/>
    <w:rsid w:val="00DC6151"/>
    <w:rsid w:val="00DC6D06"/>
    <w:rsid w:val="00DC6F06"/>
    <w:rsid w:val="00DC6F9C"/>
    <w:rsid w:val="00DC7301"/>
    <w:rsid w:val="00DC73DE"/>
    <w:rsid w:val="00DC7D06"/>
    <w:rsid w:val="00DC7EAA"/>
    <w:rsid w:val="00DC7FF4"/>
    <w:rsid w:val="00DD009B"/>
    <w:rsid w:val="00DD04A2"/>
    <w:rsid w:val="00DD0EE5"/>
    <w:rsid w:val="00DD0F44"/>
    <w:rsid w:val="00DD1287"/>
    <w:rsid w:val="00DD132F"/>
    <w:rsid w:val="00DD155F"/>
    <w:rsid w:val="00DD183E"/>
    <w:rsid w:val="00DD188C"/>
    <w:rsid w:val="00DD1A90"/>
    <w:rsid w:val="00DD1B99"/>
    <w:rsid w:val="00DD1D85"/>
    <w:rsid w:val="00DD20D3"/>
    <w:rsid w:val="00DD24C2"/>
    <w:rsid w:val="00DD257E"/>
    <w:rsid w:val="00DD25F5"/>
    <w:rsid w:val="00DD260D"/>
    <w:rsid w:val="00DD2F57"/>
    <w:rsid w:val="00DD2F7D"/>
    <w:rsid w:val="00DD33BC"/>
    <w:rsid w:val="00DD35EC"/>
    <w:rsid w:val="00DD37EC"/>
    <w:rsid w:val="00DD3813"/>
    <w:rsid w:val="00DD3948"/>
    <w:rsid w:val="00DD4064"/>
    <w:rsid w:val="00DD44E2"/>
    <w:rsid w:val="00DD4533"/>
    <w:rsid w:val="00DD4BB2"/>
    <w:rsid w:val="00DD50D5"/>
    <w:rsid w:val="00DD5242"/>
    <w:rsid w:val="00DD541E"/>
    <w:rsid w:val="00DD5480"/>
    <w:rsid w:val="00DD5B66"/>
    <w:rsid w:val="00DD5C95"/>
    <w:rsid w:val="00DD5CF1"/>
    <w:rsid w:val="00DD5D93"/>
    <w:rsid w:val="00DD5FDB"/>
    <w:rsid w:val="00DD6632"/>
    <w:rsid w:val="00DD6B42"/>
    <w:rsid w:val="00DD741D"/>
    <w:rsid w:val="00DD7B20"/>
    <w:rsid w:val="00DD7DAD"/>
    <w:rsid w:val="00DD7E7D"/>
    <w:rsid w:val="00DE0522"/>
    <w:rsid w:val="00DE0542"/>
    <w:rsid w:val="00DE07E6"/>
    <w:rsid w:val="00DE0E80"/>
    <w:rsid w:val="00DE0F8C"/>
    <w:rsid w:val="00DE1227"/>
    <w:rsid w:val="00DE1230"/>
    <w:rsid w:val="00DE1D5F"/>
    <w:rsid w:val="00DE1EAA"/>
    <w:rsid w:val="00DE20C8"/>
    <w:rsid w:val="00DE277D"/>
    <w:rsid w:val="00DE2B3C"/>
    <w:rsid w:val="00DE3422"/>
    <w:rsid w:val="00DE3880"/>
    <w:rsid w:val="00DE3E51"/>
    <w:rsid w:val="00DE410A"/>
    <w:rsid w:val="00DE4BE9"/>
    <w:rsid w:val="00DE4C4C"/>
    <w:rsid w:val="00DE4D1F"/>
    <w:rsid w:val="00DE4D92"/>
    <w:rsid w:val="00DE4EB6"/>
    <w:rsid w:val="00DE5063"/>
    <w:rsid w:val="00DE509E"/>
    <w:rsid w:val="00DE5356"/>
    <w:rsid w:val="00DE55FC"/>
    <w:rsid w:val="00DE5E80"/>
    <w:rsid w:val="00DE6130"/>
    <w:rsid w:val="00DE642F"/>
    <w:rsid w:val="00DE678F"/>
    <w:rsid w:val="00DE6A95"/>
    <w:rsid w:val="00DE6EFC"/>
    <w:rsid w:val="00DE7165"/>
    <w:rsid w:val="00DE777D"/>
    <w:rsid w:val="00DE7C6C"/>
    <w:rsid w:val="00DE7DDF"/>
    <w:rsid w:val="00DE7E09"/>
    <w:rsid w:val="00DF008D"/>
    <w:rsid w:val="00DF0C4F"/>
    <w:rsid w:val="00DF127E"/>
    <w:rsid w:val="00DF131F"/>
    <w:rsid w:val="00DF14C1"/>
    <w:rsid w:val="00DF1B2D"/>
    <w:rsid w:val="00DF1BF8"/>
    <w:rsid w:val="00DF1CF2"/>
    <w:rsid w:val="00DF1E41"/>
    <w:rsid w:val="00DF227C"/>
    <w:rsid w:val="00DF2440"/>
    <w:rsid w:val="00DF29F7"/>
    <w:rsid w:val="00DF2B49"/>
    <w:rsid w:val="00DF2D25"/>
    <w:rsid w:val="00DF2EAF"/>
    <w:rsid w:val="00DF2FFF"/>
    <w:rsid w:val="00DF4517"/>
    <w:rsid w:val="00DF48CC"/>
    <w:rsid w:val="00DF4A3A"/>
    <w:rsid w:val="00DF4BF9"/>
    <w:rsid w:val="00DF522E"/>
    <w:rsid w:val="00DF54B1"/>
    <w:rsid w:val="00DF579D"/>
    <w:rsid w:val="00DF5C12"/>
    <w:rsid w:val="00DF5C61"/>
    <w:rsid w:val="00DF5CE4"/>
    <w:rsid w:val="00DF5DF1"/>
    <w:rsid w:val="00DF5DF8"/>
    <w:rsid w:val="00DF6B32"/>
    <w:rsid w:val="00DF703E"/>
    <w:rsid w:val="00DF7434"/>
    <w:rsid w:val="00DF7948"/>
    <w:rsid w:val="00DF7AAB"/>
    <w:rsid w:val="00DF7B2C"/>
    <w:rsid w:val="00DF7F67"/>
    <w:rsid w:val="00E00003"/>
    <w:rsid w:val="00E00150"/>
    <w:rsid w:val="00E00355"/>
    <w:rsid w:val="00E006E2"/>
    <w:rsid w:val="00E008FB"/>
    <w:rsid w:val="00E00D45"/>
    <w:rsid w:val="00E00D5D"/>
    <w:rsid w:val="00E01376"/>
    <w:rsid w:val="00E01909"/>
    <w:rsid w:val="00E022BB"/>
    <w:rsid w:val="00E02948"/>
    <w:rsid w:val="00E033D4"/>
    <w:rsid w:val="00E04325"/>
    <w:rsid w:val="00E04595"/>
    <w:rsid w:val="00E04FC3"/>
    <w:rsid w:val="00E0545C"/>
    <w:rsid w:val="00E05828"/>
    <w:rsid w:val="00E0614C"/>
    <w:rsid w:val="00E0626E"/>
    <w:rsid w:val="00E064CD"/>
    <w:rsid w:val="00E0666B"/>
    <w:rsid w:val="00E066F7"/>
    <w:rsid w:val="00E06ACA"/>
    <w:rsid w:val="00E06B13"/>
    <w:rsid w:val="00E071BA"/>
    <w:rsid w:val="00E076CE"/>
    <w:rsid w:val="00E07E6D"/>
    <w:rsid w:val="00E10050"/>
    <w:rsid w:val="00E1053B"/>
    <w:rsid w:val="00E109E5"/>
    <w:rsid w:val="00E11075"/>
    <w:rsid w:val="00E110C7"/>
    <w:rsid w:val="00E11519"/>
    <w:rsid w:val="00E119E8"/>
    <w:rsid w:val="00E12630"/>
    <w:rsid w:val="00E129EE"/>
    <w:rsid w:val="00E13280"/>
    <w:rsid w:val="00E13532"/>
    <w:rsid w:val="00E135E2"/>
    <w:rsid w:val="00E13931"/>
    <w:rsid w:val="00E13BCE"/>
    <w:rsid w:val="00E13E55"/>
    <w:rsid w:val="00E140AE"/>
    <w:rsid w:val="00E14202"/>
    <w:rsid w:val="00E144C7"/>
    <w:rsid w:val="00E14790"/>
    <w:rsid w:val="00E149EE"/>
    <w:rsid w:val="00E15126"/>
    <w:rsid w:val="00E157B2"/>
    <w:rsid w:val="00E15B7E"/>
    <w:rsid w:val="00E15DE5"/>
    <w:rsid w:val="00E16012"/>
    <w:rsid w:val="00E16E79"/>
    <w:rsid w:val="00E16F43"/>
    <w:rsid w:val="00E170A1"/>
    <w:rsid w:val="00E1730E"/>
    <w:rsid w:val="00E17FF7"/>
    <w:rsid w:val="00E200BF"/>
    <w:rsid w:val="00E202E3"/>
    <w:rsid w:val="00E20933"/>
    <w:rsid w:val="00E20B1A"/>
    <w:rsid w:val="00E210D0"/>
    <w:rsid w:val="00E21297"/>
    <w:rsid w:val="00E213E0"/>
    <w:rsid w:val="00E217B5"/>
    <w:rsid w:val="00E21883"/>
    <w:rsid w:val="00E2199B"/>
    <w:rsid w:val="00E219D3"/>
    <w:rsid w:val="00E219E2"/>
    <w:rsid w:val="00E21CA4"/>
    <w:rsid w:val="00E22AFE"/>
    <w:rsid w:val="00E22DC3"/>
    <w:rsid w:val="00E22E16"/>
    <w:rsid w:val="00E22E49"/>
    <w:rsid w:val="00E2323C"/>
    <w:rsid w:val="00E23893"/>
    <w:rsid w:val="00E238C6"/>
    <w:rsid w:val="00E24750"/>
    <w:rsid w:val="00E2480F"/>
    <w:rsid w:val="00E24C86"/>
    <w:rsid w:val="00E25474"/>
    <w:rsid w:val="00E258D6"/>
    <w:rsid w:val="00E25D22"/>
    <w:rsid w:val="00E25D25"/>
    <w:rsid w:val="00E26182"/>
    <w:rsid w:val="00E26456"/>
    <w:rsid w:val="00E266AE"/>
    <w:rsid w:val="00E26786"/>
    <w:rsid w:val="00E2751F"/>
    <w:rsid w:val="00E27543"/>
    <w:rsid w:val="00E27755"/>
    <w:rsid w:val="00E278FD"/>
    <w:rsid w:val="00E27E46"/>
    <w:rsid w:val="00E300E9"/>
    <w:rsid w:val="00E3080D"/>
    <w:rsid w:val="00E311E1"/>
    <w:rsid w:val="00E31260"/>
    <w:rsid w:val="00E31379"/>
    <w:rsid w:val="00E31445"/>
    <w:rsid w:val="00E314E0"/>
    <w:rsid w:val="00E32229"/>
    <w:rsid w:val="00E32896"/>
    <w:rsid w:val="00E32E84"/>
    <w:rsid w:val="00E33466"/>
    <w:rsid w:val="00E3377D"/>
    <w:rsid w:val="00E337DA"/>
    <w:rsid w:val="00E338CB"/>
    <w:rsid w:val="00E3452F"/>
    <w:rsid w:val="00E34A98"/>
    <w:rsid w:val="00E35C69"/>
    <w:rsid w:val="00E363EE"/>
    <w:rsid w:val="00E3661A"/>
    <w:rsid w:val="00E36D51"/>
    <w:rsid w:val="00E36F23"/>
    <w:rsid w:val="00E375F8"/>
    <w:rsid w:val="00E37ECA"/>
    <w:rsid w:val="00E37FB9"/>
    <w:rsid w:val="00E4083E"/>
    <w:rsid w:val="00E40E6B"/>
    <w:rsid w:val="00E40EF7"/>
    <w:rsid w:val="00E4152D"/>
    <w:rsid w:val="00E415FB"/>
    <w:rsid w:val="00E41ACE"/>
    <w:rsid w:val="00E41E30"/>
    <w:rsid w:val="00E41EC4"/>
    <w:rsid w:val="00E41F32"/>
    <w:rsid w:val="00E421D6"/>
    <w:rsid w:val="00E424C9"/>
    <w:rsid w:val="00E426C9"/>
    <w:rsid w:val="00E42764"/>
    <w:rsid w:val="00E42B85"/>
    <w:rsid w:val="00E42C01"/>
    <w:rsid w:val="00E42E89"/>
    <w:rsid w:val="00E42EA2"/>
    <w:rsid w:val="00E432D0"/>
    <w:rsid w:val="00E43401"/>
    <w:rsid w:val="00E437D9"/>
    <w:rsid w:val="00E437DA"/>
    <w:rsid w:val="00E43BA5"/>
    <w:rsid w:val="00E43DE9"/>
    <w:rsid w:val="00E44695"/>
    <w:rsid w:val="00E447C3"/>
    <w:rsid w:val="00E44C13"/>
    <w:rsid w:val="00E44CCA"/>
    <w:rsid w:val="00E44D64"/>
    <w:rsid w:val="00E4513F"/>
    <w:rsid w:val="00E45382"/>
    <w:rsid w:val="00E45E28"/>
    <w:rsid w:val="00E4657F"/>
    <w:rsid w:val="00E471B0"/>
    <w:rsid w:val="00E475FF"/>
    <w:rsid w:val="00E47718"/>
    <w:rsid w:val="00E47ABE"/>
    <w:rsid w:val="00E5060E"/>
    <w:rsid w:val="00E50E74"/>
    <w:rsid w:val="00E51267"/>
    <w:rsid w:val="00E51767"/>
    <w:rsid w:val="00E5177F"/>
    <w:rsid w:val="00E51862"/>
    <w:rsid w:val="00E51AB8"/>
    <w:rsid w:val="00E51C4B"/>
    <w:rsid w:val="00E51D19"/>
    <w:rsid w:val="00E52864"/>
    <w:rsid w:val="00E52A1A"/>
    <w:rsid w:val="00E52BE1"/>
    <w:rsid w:val="00E5381F"/>
    <w:rsid w:val="00E53E79"/>
    <w:rsid w:val="00E53F5C"/>
    <w:rsid w:val="00E5464A"/>
    <w:rsid w:val="00E549DA"/>
    <w:rsid w:val="00E54B9B"/>
    <w:rsid w:val="00E54C3B"/>
    <w:rsid w:val="00E555AE"/>
    <w:rsid w:val="00E55662"/>
    <w:rsid w:val="00E55F50"/>
    <w:rsid w:val="00E560B2"/>
    <w:rsid w:val="00E5611B"/>
    <w:rsid w:val="00E56D3A"/>
    <w:rsid w:val="00E570B9"/>
    <w:rsid w:val="00E570DD"/>
    <w:rsid w:val="00E574B8"/>
    <w:rsid w:val="00E57891"/>
    <w:rsid w:val="00E57E5B"/>
    <w:rsid w:val="00E57E90"/>
    <w:rsid w:val="00E60789"/>
    <w:rsid w:val="00E607C4"/>
    <w:rsid w:val="00E60E65"/>
    <w:rsid w:val="00E6144F"/>
    <w:rsid w:val="00E61549"/>
    <w:rsid w:val="00E6155C"/>
    <w:rsid w:val="00E61B97"/>
    <w:rsid w:val="00E61D39"/>
    <w:rsid w:val="00E61DE9"/>
    <w:rsid w:val="00E62678"/>
    <w:rsid w:val="00E62CEA"/>
    <w:rsid w:val="00E632E7"/>
    <w:rsid w:val="00E63608"/>
    <w:rsid w:val="00E637AC"/>
    <w:rsid w:val="00E6436F"/>
    <w:rsid w:val="00E6444B"/>
    <w:rsid w:val="00E64DAE"/>
    <w:rsid w:val="00E65308"/>
    <w:rsid w:val="00E65377"/>
    <w:rsid w:val="00E65DBD"/>
    <w:rsid w:val="00E66268"/>
    <w:rsid w:val="00E6687E"/>
    <w:rsid w:val="00E66944"/>
    <w:rsid w:val="00E66B3C"/>
    <w:rsid w:val="00E66B72"/>
    <w:rsid w:val="00E671B5"/>
    <w:rsid w:val="00E67206"/>
    <w:rsid w:val="00E672D2"/>
    <w:rsid w:val="00E6730A"/>
    <w:rsid w:val="00E67632"/>
    <w:rsid w:val="00E67A3C"/>
    <w:rsid w:val="00E709B4"/>
    <w:rsid w:val="00E70AFE"/>
    <w:rsid w:val="00E70BBD"/>
    <w:rsid w:val="00E70D72"/>
    <w:rsid w:val="00E71842"/>
    <w:rsid w:val="00E71BA5"/>
    <w:rsid w:val="00E71CA1"/>
    <w:rsid w:val="00E7222B"/>
    <w:rsid w:val="00E727B9"/>
    <w:rsid w:val="00E727CC"/>
    <w:rsid w:val="00E7280F"/>
    <w:rsid w:val="00E72904"/>
    <w:rsid w:val="00E72997"/>
    <w:rsid w:val="00E72C32"/>
    <w:rsid w:val="00E72E34"/>
    <w:rsid w:val="00E73048"/>
    <w:rsid w:val="00E73898"/>
    <w:rsid w:val="00E73DA5"/>
    <w:rsid w:val="00E73F68"/>
    <w:rsid w:val="00E742AC"/>
    <w:rsid w:val="00E74842"/>
    <w:rsid w:val="00E74D33"/>
    <w:rsid w:val="00E759E1"/>
    <w:rsid w:val="00E75D08"/>
    <w:rsid w:val="00E7606B"/>
    <w:rsid w:val="00E760F1"/>
    <w:rsid w:val="00E76364"/>
    <w:rsid w:val="00E764CC"/>
    <w:rsid w:val="00E7669C"/>
    <w:rsid w:val="00E76C60"/>
    <w:rsid w:val="00E76C99"/>
    <w:rsid w:val="00E7794B"/>
    <w:rsid w:val="00E77B66"/>
    <w:rsid w:val="00E80103"/>
    <w:rsid w:val="00E80A1C"/>
    <w:rsid w:val="00E80D16"/>
    <w:rsid w:val="00E81653"/>
    <w:rsid w:val="00E81673"/>
    <w:rsid w:val="00E816A9"/>
    <w:rsid w:val="00E81AFA"/>
    <w:rsid w:val="00E81F03"/>
    <w:rsid w:val="00E8202D"/>
    <w:rsid w:val="00E821AE"/>
    <w:rsid w:val="00E826BB"/>
    <w:rsid w:val="00E82F4E"/>
    <w:rsid w:val="00E83234"/>
    <w:rsid w:val="00E83B21"/>
    <w:rsid w:val="00E8411D"/>
    <w:rsid w:val="00E8425D"/>
    <w:rsid w:val="00E845F6"/>
    <w:rsid w:val="00E84B97"/>
    <w:rsid w:val="00E851B8"/>
    <w:rsid w:val="00E85456"/>
    <w:rsid w:val="00E85541"/>
    <w:rsid w:val="00E85556"/>
    <w:rsid w:val="00E861F8"/>
    <w:rsid w:val="00E86826"/>
    <w:rsid w:val="00E86A01"/>
    <w:rsid w:val="00E86AB2"/>
    <w:rsid w:val="00E86E2C"/>
    <w:rsid w:val="00E86EFF"/>
    <w:rsid w:val="00E8718C"/>
    <w:rsid w:val="00E8722D"/>
    <w:rsid w:val="00E875C7"/>
    <w:rsid w:val="00E876E7"/>
    <w:rsid w:val="00E87720"/>
    <w:rsid w:val="00E87B85"/>
    <w:rsid w:val="00E900E1"/>
    <w:rsid w:val="00E90F3F"/>
    <w:rsid w:val="00E91125"/>
    <w:rsid w:val="00E9154D"/>
    <w:rsid w:val="00E91624"/>
    <w:rsid w:val="00E91A4D"/>
    <w:rsid w:val="00E91C12"/>
    <w:rsid w:val="00E92413"/>
    <w:rsid w:val="00E925A2"/>
    <w:rsid w:val="00E92991"/>
    <w:rsid w:val="00E92F90"/>
    <w:rsid w:val="00E92FA8"/>
    <w:rsid w:val="00E930D6"/>
    <w:rsid w:val="00E93303"/>
    <w:rsid w:val="00E9335F"/>
    <w:rsid w:val="00E93635"/>
    <w:rsid w:val="00E93D7A"/>
    <w:rsid w:val="00E93FD4"/>
    <w:rsid w:val="00E94390"/>
    <w:rsid w:val="00E94D2D"/>
    <w:rsid w:val="00E9506B"/>
    <w:rsid w:val="00E95F95"/>
    <w:rsid w:val="00E96072"/>
    <w:rsid w:val="00E9610D"/>
    <w:rsid w:val="00E964B1"/>
    <w:rsid w:val="00E9655A"/>
    <w:rsid w:val="00E96954"/>
    <w:rsid w:val="00E96A88"/>
    <w:rsid w:val="00E96BDE"/>
    <w:rsid w:val="00E96C66"/>
    <w:rsid w:val="00E975B6"/>
    <w:rsid w:val="00E9764D"/>
    <w:rsid w:val="00E97DDE"/>
    <w:rsid w:val="00E97FAD"/>
    <w:rsid w:val="00EA1CB7"/>
    <w:rsid w:val="00EA2193"/>
    <w:rsid w:val="00EA2DC3"/>
    <w:rsid w:val="00EA2E87"/>
    <w:rsid w:val="00EA30C0"/>
    <w:rsid w:val="00EA3B1F"/>
    <w:rsid w:val="00EA4604"/>
    <w:rsid w:val="00EA57FF"/>
    <w:rsid w:val="00EA5B77"/>
    <w:rsid w:val="00EA5DC6"/>
    <w:rsid w:val="00EA6454"/>
    <w:rsid w:val="00EA653C"/>
    <w:rsid w:val="00EA653E"/>
    <w:rsid w:val="00EA68F1"/>
    <w:rsid w:val="00EA6AA6"/>
    <w:rsid w:val="00EA71B6"/>
    <w:rsid w:val="00EA73C2"/>
    <w:rsid w:val="00EA78F6"/>
    <w:rsid w:val="00EA7E2B"/>
    <w:rsid w:val="00EA7E76"/>
    <w:rsid w:val="00EB04A0"/>
    <w:rsid w:val="00EB0777"/>
    <w:rsid w:val="00EB0A3F"/>
    <w:rsid w:val="00EB0D8F"/>
    <w:rsid w:val="00EB1608"/>
    <w:rsid w:val="00EB1BBE"/>
    <w:rsid w:val="00EB1C29"/>
    <w:rsid w:val="00EB2274"/>
    <w:rsid w:val="00EB22C8"/>
    <w:rsid w:val="00EB23DA"/>
    <w:rsid w:val="00EB23F7"/>
    <w:rsid w:val="00EB2A23"/>
    <w:rsid w:val="00EB31BC"/>
    <w:rsid w:val="00EB3525"/>
    <w:rsid w:val="00EB483F"/>
    <w:rsid w:val="00EB48D4"/>
    <w:rsid w:val="00EB55ED"/>
    <w:rsid w:val="00EB5CCA"/>
    <w:rsid w:val="00EB6259"/>
    <w:rsid w:val="00EB6301"/>
    <w:rsid w:val="00EB6473"/>
    <w:rsid w:val="00EB66B8"/>
    <w:rsid w:val="00EB69D1"/>
    <w:rsid w:val="00EB6DD0"/>
    <w:rsid w:val="00EB6ECB"/>
    <w:rsid w:val="00EB6FD8"/>
    <w:rsid w:val="00EB7026"/>
    <w:rsid w:val="00EB7476"/>
    <w:rsid w:val="00EB7AFD"/>
    <w:rsid w:val="00EB7D59"/>
    <w:rsid w:val="00EC00FC"/>
    <w:rsid w:val="00EC031B"/>
    <w:rsid w:val="00EC0A44"/>
    <w:rsid w:val="00EC0A47"/>
    <w:rsid w:val="00EC0B7A"/>
    <w:rsid w:val="00EC0E9B"/>
    <w:rsid w:val="00EC110B"/>
    <w:rsid w:val="00EC1356"/>
    <w:rsid w:val="00EC1690"/>
    <w:rsid w:val="00EC1A25"/>
    <w:rsid w:val="00EC1E73"/>
    <w:rsid w:val="00EC2803"/>
    <w:rsid w:val="00EC28F6"/>
    <w:rsid w:val="00EC2936"/>
    <w:rsid w:val="00EC2F1B"/>
    <w:rsid w:val="00EC3BEB"/>
    <w:rsid w:val="00EC4223"/>
    <w:rsid w:val="00EC434C"/>
    <w:rsid w:val="00EC47D6"/>
    <w:rsid w:val="00EC4F33"/>
    <w:rsid w:val="00EC5094"/>
    <w:rsid w:val="00EC546F"/>
    <w:rsid w:val="00EC63D3"/>
    <w:rsid w:val="00EC64BE"/>
    <w:rsid w:val="00EC655F"/>
    <w:rsid w:val="00EC65B3"/>
    <w:rsid w:val="00EC6ACD"/>
    <w:rsid w:val="00EC6B50"/>
    <w:rsid w:val="00EC6C8E"/>
    <w:rsid w:val="00EC6E15"/>
    <w:rsid w:val="00EC7055"/>
    <w:rsid w:val="00EC7962"/>
    <w:rsid w:val="00EC79C8"/>
    <w:rsid w:val="00EC79E7"/>
    <w:rsid w:val="00EC7D07"/>
    <w:rsid w:val="00EC7FD5"/>
    <w:rsid w:val="00ED0061"/>
    <w:rsid w:val="00ED024C"/>
    <w:rsid w:val="00ED028C"/>
    <w:rsid w:val="00ED02CC"/>
    <w:rsid w:val="00ED055D"/>
    <w:rsid w:val="00ED07E6"/>
    <w:rsid w:val="00ED08BE"/>
    <w:rsid w:val="00ED09C7"/>
    <w:rsid w:val="00ED0F7B"/>
    <w:rsid w:val="00ED10A9"/>
    <w:rsid w:val="00ED1937"/>
    <w:rsid w:val="00ED1EDE"/>
    <w:rsid w:val="00ED1F0C"/>
    <w:rsid w:val="00ED1F65"/>
    <w:rsid w:val="00ED22E0"/>
    <w:rsid w:val="00ED2865"/>
    <w:rsid w:val="00ED2AB3"/>
    <w:rsid w:val="00ED2E19"/>
    <w:rsid w:val="00ED32D3"/>
    <w:rsid w:val="00ED34F9"/>
    <w:rsid w:val="00ED35F9"/>
    <w:rsid w:val="00ED3A50"/>
    <w:rsid w:val="00ED3F5B"/>
    <w:rsid w:val="00ED41A1"/>
    <w:rsid w:val="00ED495F"/>
    <w:rsid w:val="00ED4DE2"/>
    <w:rsid w:val="00ED51BC"/>
    <w:rsid w:val="00ED5848"/>
    <w:rsid w:val="00ED5958"/>
    <w:rsid w:val="00ED60BD"/>
    <w:rsid w:val="00ED6EF4"/>
    <w:rsid w:val="00ED71B6"/>
    <w:rsid w:val="00ED724F"/>
    <w:rsid w:val="00ED7951"/>
    <w:rsid w:val="00ED79BB"/>
    <w:rsid w:val="00EE0CB7"/>
    <w:rsid w:val="00EE0DA5"/>
    <w:rsid w:val="00EE0FFD"/>
    <w:rsid w:val="00EE140E"/>
    <w:rsid w:val="00EE1620"/>
    <w:rsid w:val="00EE19A6"/>
    <w:rsid w:val="00EE1C47"/>
    <w:rsid w:val="00EE1D36"/>
    <w:rsid w:val="00EE25E1"/>
    <w:rsid w:val="00EE26E7"/>
    <w:rsid w:val="00EE2745"/>
    <w:rsid w:val="00EE33E4"/>
    <w:rsid w:val="00EE3C39"/>
    <w:rsid w:val="00EE443D"/>
    <w:rsid w:val="00EE444F"/>
    <w:rsid w:val="00EE49FB"/>
    <w:rsid w:val="00EE4ABB"/>
    <w:rsid w:val="00EE4B9E"/>
    <w:rsid w:val="00EE54DD"/>
    <w:rsid w:val="00EE6061"/>
    <w:rsid w:val="00EE6151"/>
    <w:rsid w:val="00EE63C0"/>
    <w:rsid w:val="00EE65B8"/>
    <w:rsid w:val="00EE6608"/>
    <w:rsid w:val="00EE6DCA"/>
    <w:rsid w:val="00EE7674"/>
    <w:rsid w:val="00EE786A"/>
    <w:rsid w:val="00EF01C7"/>
    <w:rsid w:val="00EF021C"/>
    <w:rsid w:val="00EF0702"/>
    <w:rsid w:val="00EF0B52"/>
    <w:rsid w:val="00EF0C23"/>
    <w:rsid w:val="00EF0F42"/>
    <w:rsid w:val="00EF16D0"/>
    <w:rsid w:val="00EF1800"/>
    <w:rsid w:val="00EF2147"/>
    <w:rsid w:val="00EF24D2"/>
    <w:rsid w:val="00EF26C8"/>
    <w:rsid w:val="00EF301A"/>
    <w:rsid w:val="00EF30E8"/>
    <w:rsid w:val="00EF36F3"/>
    <w:rsid w:val="00EF3B08"/>
    <w:rsid w:val="00EF4031"/>
    <w:rsid w:val="00EF43E9"/>
    <w:rsid w:val="00EF442E"/>
    <w:rsid w:val="00EF453D"/>
    <w:rsid w:val="00EF5E3A"/>
    <w:rsid w:val="00EF6632"/>
    <w:rsid w:val="00EF6C20"/>
    <w:rsid w:val="00EF7145"/>
    <w:rsid w:val="00EF7446"/>
    <w:rsid w:val="00EF7AD7"/>
    <w:rsid w:val="00EF7D23"/>
    <w:rsid w:val="00EF7DFC"/>
    <w:rsid w:val="00EF7E84"/>
    <w:rsid w:val="00F0066D"/>
    <w:rsid w:val="00F0067E"/>
    <w:rsid w:val="00F00A5B"/>
    <w:rsid w:val="00F01103"/>
    <w:rsid w:val="00F011E3"/>
    <w:rsid w:val="00F012C6"/>
    <w:rsid w:val="00F013B6"/>
    <w:rsid w:val="00F016F1"/>
    <w:rsid w:val="00F01AD4"/>
    <w:rsid w:val="00F024F2"/>
    <w:rsid w:val="00F02648"/>
    <w:rsid w:val="00F026DE"/>
    <w:rsid w:val="00F029F1"/>
    <w:rsid w:val="00F02DAB"/>
    <w:rsid w:val="00F02E15"/>
    <w:rsid w:val="00F031C6"/>
    <w:rsid w:val="00F0335C"/>
    <w:rsid w:val="00F03477"/>
    <w:rsid w:val="00F035AB"/>
    <w:rsid w:val="00F04325"/>
    <w:rsid w:val="00F046C7"/>
    <w:rsid w:val="00F04DC8"/>
    <w:rsid w:val="00F04F84"/>
    <w:rsid w:val="00F051E6"/>
    <w:rsid w:val="00F052E1"/>
    <w:rsid w:val="00F05B6D"/>
    <w:rsid w:val="00F05BB9"/>
    <w:rsid w:val="00F05F43"/>
    <w:rsid w:val="00F063EB"/>
    <w:rsid w:val="00F0679A"/>
    <w:rsid w:val="00F06A43"/>
    <w:rsid w:val="00F06E6A"/>
    <w:rsid w:val="00F07CE0"/>
    <w:rsid w:val="00F07EC8"/>
    <w:rsid w:val="00F1026D"/>
    <w:rsid w:val="00F1043D"/>
    <w:rsid w:val="00F1052D"/>
    <w:rsid w:val="00F10735"/>
    <w:rsid w:val="00F10944"/>
    <w:rsid w:val="00F111E8"/>
    <w:rsid w:val="00F119DA"/>
    <w:rsid w:val="00F11BC3"/>
    <w:rsid w:val="00F1225D"/>
    <w:rsid w:val="00F12417"/>
    <w:rsid w:val="00F124EE"/>
    <w:rsid w:val="00F12B19"/>
    <w:rsid w:val="00F12CE4"/>
    <w:rsid w:val="00F1314B"/>
    <w:rsid w:val="00F1341E"/>
    <w:rsid w:val="00F13748"/>
    <w:rsid w:val="00F1375D"/>
    <w:rsid w:val="00F13781"/>
    <w:rsid w:val="00F13C12"/>
    <w:rsid w:val="00F14E23"/>
    <w:rsid w:val="00F1673D"/>
    <w:rsid w:val="00F16BCC"/>
    <w:rsid w:val="00F170C9"/>
    <w:rsid w:val="00F1739F"/>
    <w:rsid w:val="00F1759B"/>
    <w:rsid w:val="00F20094"/>
    <w:rsid w:val="00F20538"/>
    <w:rsid w:val="00F20690"/>
    <w:rsid w:val="00F2071B"/>
    <w:rsid w:val="00F207CC"/>
    <w:rsid w:val="00F209EC"/>
    <w:rsid w:val="00F20C12"/>
    <w:rsid w:val="00F20C1F"/>
    <w:rsid w:val="00F21136"/>
    <w:rsid w:val="00F21342"/>
    <w:rsid w:val="00F21618"/>
    <w:rsid w:val="00F21A81"/>
    <w:rsid w:val="00F21FD2"/>
    <w:rsid w:val="00F22659"/>
    <w:rsid w:val="00F22D04"/>
    <w:rsid w:val="00F230E4"/>
    <w:rsid w:val="00F2319E"/>
    <w:rsid w:val="00F2353C"/>
    <w:rsid w:val="00F23BB1"/>
    <w:rsid w:val="00F23CBD"/>
    <w:rsid w:val="00F23FD9"/>
    <w:rsid w:val="00F24A97"/>
    <w:rsid w:val="00F24BE9"/>
    <w:rsid w:val="00F2521C"/>
    <w:rsid w:val="00F25399"/>
    <w:rsid w:val="00F25D09"/>
    <w:rsid w:val="00F25E8D"/>
    <w:rsid w:val="00F26096"/>
    <w:rsid w:val="00F261D1"/>
    <w:rsid w:val="00F2622E"/>
    <w:rsid w:val="00F2646B"/>
    <w:rsid w:val="00F268D5"/>
    <w:rsid w:val="00F26B4C"/>
    <w:rsid w:val="00F26CA2"/>
    <w:rsid w:val="00F26CFB"/>
    <w:rsid w:val="00F26E18"/>
    <w:rsid w:val="00F26E1C"/>
    <w:rsid w:val="00F26F3A"/>
    <w:rsid w:val="00F27074"/>
    <w:rsid w:val="00F27D1B"/>
    <w:rsid w:val="00F303A2"/>
    <w:rsid w:val="00F30846"/>
    <w:rsid w:val="00F308F5"/>
    <w:rsid w:val="00F30BBD"/>
    <w:rsid w:val="00F31359"/>
    <w:rsid w:val="00F315B9"/>
    <w:rsid w:val="00F31891"/>
    <w:rsid w:val="00F318BD"/>
    <w:rsid w:val="00F31943"/>
    <w:rsid w:val="00F31D6D"/>
    <w:rsid w:val="00F32128"/>
    <w:rsid w:val="00F323BD"/>
    <w:rsid w:val="00F33154"/>
    <w:rsid w:val="00F33211"/>
    <w:rsid w:val="00F33266"/>
    <w:rsid w:val="00F338D7"/>
    <w:rsid w:val="00F340E5"/>
    <w:rsid w:val="00F34383"/>
    <w:rsid w:val="00F34519"/>
    <w:rsid w:val="00F34A14"/>
    <w:rsid w:val="00F34AEF"/>
    <w:rsid w:val="00F34D33"/>
    <w:rsid w:val="00F34E5D"/>
    <w:rsid w:val="00F35813"/>
    <w:rsid w:val="00F35FC1"/>
    <w:rsid w:val="00F35FC4"/>
    <w:rsid w:val="00F360A4"/>
    <w:rsid w:val="00F36734"/>
    <w:rsid w:val="00F367BD"/>
    <w:rsid w:val="00F36C6E"/>
    <w:rsid w:val="00F36CEA"/>
    <w:rsid w:val="00F36DED"/>
    <w:rsid w:val="00F373DE"/>
    <w:rsid w:val="00F37B9D"/>
    <w:rsid w:val="00F405AA"/>
    <w:rsid w:val="00F40940"/>
    <w:rsid w:val="00F41415"/>
    <w:rsid w:val="00F41647"/>
    <w:rsid w:val="00F42005"/>
    <w:rsid w:val="00F42371"/>
    <w:rsid w:val="00F42E95"/>
    <w:rsid w:val="00F433B1"/>
    <w:rsid w:val="00F43ABA"/>
    <w:rsid w:val="00F43B00"/>
    <w:rsid w:val="00F43D32"/>
    <w:rsid w:val="00F43D68"/>
    <w:rsid w:val="00F43E01"/>
    <w:rsid w:val="00F444C8"/>
    <w:rsid w:val="00F4465F"/>
    <w:rsid w:val="00F44C19"/>
    <w:rsid w:val="00F44EB0"/>
    <w:rsid w:val="00F454CA"/>
    <w:rsid w:val="00F45576"/>
    <w:rsid w:val="00F45B11"/>
    <w:rsid w:val="00F45F36"/>
    <w:rsid w:val="00F46242"/>
    <w:rsid w:val="00F4674F"/>
    <w:rsid w:val="00F46951"/>
    <w:rsid w:val="00F46BC9"/>
    <w:rsid w:val="00F474B9"/>
    <w:rsid w:val="00F47532"/>
    <w:rsid w:val="00F47C8E"/>
    <w:rsid w:val="00F47FCF"/>
    <w:rsid w:val="00F50B7F"/>
    <w:rsid w:val="00F51C69"/>
    <w:rsid w:val="00F51DB1"/>
    <w:rsid w:val="00F52533"/>
    <w:rsid w:val="00F52773"/>
    <w:rsid w:val="00F52DA1"/>
    <w:rsid w:val="00F52F89"/>
    <w:rsid w:val="00F532E2"/>
    <w:rsid w:val="00F5336F"/>
    <w:rsid w:val="00F5369B"/>
    <w:rsid w:val="00F53ADE"/>
    <w:rsid w:val="00F541BD"/>
    <w:rsid w:val="00F545EE"/>
    <w:rsid w:val="00F54783"/>
    <w:rsid w:val="00F54B9D"/>
    <w:rsid w:val="00F54C4A"/>
    <w:rsid w:val="00F55021"/>
    <w:rsid w:val="00F55B4C"/>
    <w:rsid w:val="00F55C31"/>
    <w:rsid w:val="00F5609C"/>
    <w:rsid w:val="00F56FA5"/>
    <w:rsid w:val="00F57506"/>
    <w:rsid w:val="00F600CE"/>
    <w:rsid w:val="00F604F8"/>
    <w:rsid w:val="00F607F5"/>
    <w:rsid w:val="00F607F8"/>
    <w:rsid w:val="00F608BF"/>
    <w:rsid w:val="00F608D7"/>
    <w:rsid w:val="00F609AD"/>
    <w:rsid w:val="00F60E8A"/>
    <w:rsid w:val="00F61265"/>
    <w:rsid w:val="00F6163E"/>
    <w:rsid w:val="00F61691"/>
    <w:rsid w:val="00F617C6"/>
    <w:rsid w:val="00F6192A"/>
    <w:rsid w:val="00F62227"/>
    <w:rsid w:val="00F622E0"/>
    <w:rsid w:val="00F62359"/>
    <w:rsid w:val="00F623C3"/>
    <w:rsid w:val="00F626C6"/>
    <w:rsid w:val="00F62810"/>
    <w:rsid w:val="00F62FB0"/>
    <w:rsid w:val="00F63058"/>
    <w:rsid w:val="00F630E6"/>
    <w:rsid w:val="00F6345F"/>
    <w:rsid w:val="00F63AC2"/>
    <w:rsid w:val="00F64210"/>
    <w:rsid w:val="00F647D2"/>
    <w:rsid w:val="00F64A06"/>
    <w:rsid w:val="00F64AA8"/>
    <w:rsid w:val="00F64AE0"/>
    <w:rsid w:val="00F65166"/>
    <w:rsid w:val="00F65DD0"/>
    <w:rsid w:val="00F66038"/>
    <w:rsid w:val="00F661D2"/>
    <w:rsid w:val="00F66632"/>
    <w:rsid w:val="00F6667E"/>
    <w:rsid w:val="00F66CAB"/>
    <w:rsid w:val="00F66D1B"/>
    <w:rsid w:val="00F66EE1"/>
    <w:rsid w:val="00F66F92"/>
    <w:rsid w:val="00F675A7"/>
    <w:rsid w:val="00F67964"/>
    <w:rsid w:val="00F67D26"/>
    <w:rsid w:val="00F70785"/>
    <w:rsid w:val="00F70B4F"/>
    <w:rsid w:val="00F70B65"/>
    <w:rsid w:val="00F715C5"/>
    <w:rsid w:val="00F71AD1"/>
    <w:rsid w:val="00F72780"/>
    <w:rsid w:val="00F72D3F"/>
    <w:rsid w:val="00F73023"/>
    <w:rsid w:val="00F7381B"/>
    <w:rsid w:val="00F74175"/>
    <w:rsid w:val="00F7445E"/>
    <w:rsid w:val="00F74AFD"/>
    <w:rsid w:val="00F74CCE"/>
    <w:rsid w:val="00F74FD0"/>
    <w:rsid w:val="00F751CA"/>
    <w:rsid w:val="00F751E9"/>
    <w:rsid w:val="00F75339"/>
    <w:rsid w:val="00F75B5A"/>
    <w:rsid w:val="00F76C4F"/>
    <w:rsid w:val="00F772A1"/>
    <w:rsid w:val="00F7748A"/>
    <w:rsid w:val="00F77707"/>
    <w:rsid w:val="00F777E3"/>
    <w:rsid w:val="00F77B67"/>
    <w:rsid w:val="00F8032A"/>
    <w:rsid w:val="00F8043A"/>
    <w:rsid w:val="00F80685"/>
    <w:rsid w:val="00F80D0E"/>
    <w:rsid w:val="00F80D6C"/>
    <w:rsid w:val="00F8159C"/>
    <w:rsid w:val="00F81BC0"/>
    <w:rsid w:val="00F81FB9"/>
    <w:rsid w:val="00F820EB"/>
    <w:rsid w:val="00F82600"/>
    <w:rsid w:val="00F826DA"/>
    <w:rsid w:val="00F82DC1"/>
    <w:rsid w:val="00F832AA"/>
    <w:rsid w:val="00F83ED2"/>
    <w:rsid w:val="00F8470D"/>
    <w:rsid w:val="00F85433"/>
    <w:rsid w:val="00F85493"/>
    <w:rsid w:val="00F859E8"/>
    <w:rsid w:val="00F85A8E"/>
    <w:rsid w:val="00F85AD7"/>
    <w:rsid w:val="00F85BCA"/>
    <w:rsid w:val="00F85C08"/>
    <w:rsid w:val="00F85D14"/>
    <w:rsid w:val="00F85F78"/>
    <w:rsid w:val="00F86093"/>
    <w:rsid w:val="00F8631D"/>
    <w:rsid w:val="00F86829"/>
    <w:rsid w:val="00F8712D"/>
    <w:rsid w:val="00F87309"/>
    <w:rsid w:val="00F8731F"/>
    <w:rsid w:val="00F87509"/>
    <w:rsid w:val="00F87548"/>
    <w:rsid w:val="00F87950"/>
    <w:rsid w:val="00F9006E"/>
    <w:rsid w:val="00F901DC"/>
    <w:rsid w:val="00F90DA0"/>
    <w:rsid w:val="00F90DCA"/>
    <w:rsid w:val="00F914DE"/>
    <w:rsid w:val="00F91CF6"/>
    <w:rsid w:val="00F91EEB"/>
    <w:rsid w:val="00F92103"/>
    <w:rsid w:val="00F921E3"/>
    <w:rsid w:val="00F92BCC"/>
    <w:rsid w:val="00F92C66"/>
    <w:rsid w:val="00F9324C"/>
    <w:rsid w:val="00F93370"/>
    <w:rsid w:val="00F93590"/>
    <w:rsid w:val="00F93711"/>
    <w:rsid w:val="00F93827"/>
    <w:rsid w:val="00F93872"/>
    <w:rsid w:val="00F939F2"/>
    <w:rsid w:val="00F93B9C"/>
    <w:rsid w:val="00F941A3"/>
    <w:rsid w:val="00F94E0A"/>
    <w:rsid w:val="00F94F5D"/>
    <w:rsid w:val="00F950DD"/>
    <w:rsid w:val="00F951D8"/>
    <w:rsid w:val="00F955DE"/>
    <w:rsid w:val="00F95798"/>
    <w:rsid w:val="00F95899"/>
    <w:rsid w:val="00F95A53"/>
    <w:rsid w:val="00F95EBB"/>
    <w:rsid w:val="00F960F3"/>
    <w:rsid w:val="00F965A6"/>
    <w:rsid w:val="00F96684"/>
    <w:rsid w:val="00F96BC6"/>
    <w:rsid w:val="00F96D6C"/>
    <w:rsid w:val="00F97201"/>
    <w:rsid w:val="00F972BA"/>
    <w:rsid w:val="00F97815"/>
    <w:rsid w:val="00F9783D"/>
    <w:rsid w:val="00F97C86"/>
    <w:rsid w:val="00FA0620"/>
    <w:rsid w:val="00FA0E58"/>
    <w:rsid w:val="00FA101F"/>
    <w:rsid w:val="00FA1322"/>
    <w:rsid w:val="00FA178E"/>
    <w:rsid w:val="00FA1B4E"/>
    <w:rsid w:val="00FA1BA4"/>
    <w:rsid w:val="00FA2088"/>
    <w:rsid w:val="00FA2BAF"/>
    <w:rsid w:val="00FA2C8C"/>
    <w:rsid w:val="00FA2F8C"/>
    <w:rsid w:val="00FA30C4"/>
    <w:rsid w:val="00FA3176"/>
    <w:rsid w:val="00FA3568"/>
    <w:rsid w:val="00FA3971"/>
    <w:rsid w:val="00FA43C4"/>
    <w:rsid w:val="00FA45C8"/>
    <w:rsid w:val="00FA4AF6"/>
    <w:rsid w:val="00FA4B16"/>
    <w:rsid w:val="00FA4B26"/>
    <w:rsid w:val="00FA5738"/>
    <w:rsid w:val="00FA592A"/>
    <w:rsid w:val="00FA5A30"/>
    <w:rsid w:val="00FA5BBE"/>
    <w:rsid w:val="00FA5CDF"/>
    <w:rsid w:val="00FA5F5D"/>
    <w:rsid w:val="00FA60FE"/>
    <w:rsid w:val="00FA6910"/>
    <w:rsid w:val="00FA6A77"/>
    <w:rsid w:val="00FA6AB0"/>
    <w:rsid w:val="00FA6DA1"/>
    <w:rsid w:val="00FA70A7"/>
    <w:rsid w:val="00FA71D9"/>
    <w:rsid w:val="00FA757D"/>
    <w:rsid w:val="00FA7B10"/>
    <w:rsid w:val="00FA7F21"/>
    <w:rsid w:val="00FB0ACE"/>
    <w:rsid w:val="00FB0EA8"/>
    <w:rsid w:val="00FB1294"/>
    <w:rsid w:val="00FB14B6"/>
    <w:rsid w:val="00FB15C2"/>
    <w:rsid w:val="00FB19ED"/>
    <w:rsid w:val="00FB1AA1"/>
    <w:rsid w:val="00FB1D10"/>
    <w:rsid w:val="00FB1E54"/>
    <w:rsid w:val="00FB23D6"/>
    <w:rsid w:val="00FB245E"/>
    <w:rsid w:val="00FB250C"/>
    <w:rsid w:val="00FB261E"/>
    <w:rsid w:val="00FB2DDC"/>
    <w:rsid w:val="00FB3422"/>
    <w:rsid w:val="00FB358D"/>
    <w:rsid w:val="00FB35ED"/>
    <w:rsid w:val="00FB40A9"/>
    <w:rsid w:val="00FB472D"/>
    <w:rsid w:val="00FB4F6E"/>
    <w:rsid w:val="00FB57E0"/>
    <w:rsid w:val="00FB5850"/>
    <w:rsid w:val="00FB5899"/>
    <w:rsid w:val="00FB604B"/>
    <w:rsid w:val="00FB6259"/>
    <w:rsid w:val="00FB64EF"/>
    <w:rsid w:val="00FB666D"/>
    <w:rsid w:val="00FB684F"/>
    <w:rsid w:val="00FB690D"/>
    <w:rsid w:val="00FB69DF"/>
    <w:rsid w:val="00FB6AF4"/>
    <w:rsid w:val="00FB7495"/>
    <w:rsid w:val="00FB7C58"/>
    <w:rsid w:val="00FB7F04"/>
    <w:rsid w:val="00FB7F1D"/>
    <w:rsid w:val="00FC0965"/>
    <w:rsid w:val="00FC0D59"/>
    <w:rsid w:val="00FC15B7"/>
    <w:rsid w:val="00FC3137"/>
    <w:rsid w:val="00FC34D1"/>
    <w:rsid w:val="00FC34F9"/>
    <w:rsid w:val="00FC369E"/>
    <w:rsid w:val="00FC3733"/>
    <w:rsid w:val="00FC3E14"/>
    <w:rsid w:val="00FC3FFE"/>
    <w:rsid w:val="00FC4CCB"/>
    <w:rsid w:val="00FC4D1F"/>
    <w:rsid w:val="00FC4FD2"/>
    <w:rsid w:val="00FC5763"/>
    <w:rsid w:val="00FC5904"/>
    <w:rsid w:val="00FC5AE6"/>
    <w:rsid w:val="00FC5D92"/>
    <w:rsid w:val="00FC63B2"/>
    <w:rsid w:val="00FC6510"/>
    <w:rsid w:val="00FC6EBA"/>
    <w:rsid w:val="00FC7316"/>
    <w:rsid w:val="00FC7423"/>
    <w:rsid w:val="00FC766D"/>
    <w:rsid w:val="00FC78C7"/>
    <w:rsid w:val="00FC796C"/>
    <w:rsid w:val="00FD0996"/>
    <w:rsid w:val="00FD0C2B"/>
    <w:rsid w:val="00FD0D0C"/>
    <w:rsid w:val="00FD1249"/>
    <w:rsid w:val="00FD1451"/>
    <w:rsid w:val="00FD16CC"/>
    <w:rsid w:val="00FD1C7A"/>
    <w:rsid w:val="00FD1EE3"/>
    <w:rsid w:val="00FD1FE5"/>
    <w:rsid w:val="00FD20BC"/>
    <w:rsid w:val="00FD21EC"/>
    <w:rsid w:val="00FD24B7"/>
    <w:rsid w:val="00FD2A66"/>
    <w:rsid w:val="00FD300C"/>
    <w:rsid w:val="00FD31C8"/>
    <w:rsid w:val="00FD3210"/>
    <w:rsid w:val="00FD3589"/>
    <w:rsid w:val="00FD3B70"/>
    <w:rsid w:val="00FD4060"/>
    <w:rsid w:val="00FD4821"/>
    <w:rsid w:val="00FD4EF5"/>
    <w:rsid w:val="00FD57A3"/>
    <w:rsid w:val="00FD5D3A"/>
    <w:rsid w:val="00FD5F41"/>
    <w:rsid w:val="00FD6284"/>
    <w:rsid w:val="00FD6DC4"/>
    <w:rsid w:val="00FD6E67"/>
    <w:rsid w:val="00FD72DC"/>
    <w:rsid w:val="00FD7671"/>
    <w:rsid w:val="00FE0834"/>
    <w:rsid w:val="00FE0C52"/>
    <w:rsid w:val="00FE0EBB"/>
    <w:rsid w:val="00FE0EEA"/>
    <w:rsid w:val="00FE0FCC"/>
    <w:rsid w:val="00FE0FE6"/>
    <w:rsid w:val="00FE1390"/>
    <w:rsid w:val="00FE1496"/>
    <w:rsid w:val="00FE16E4"/>
    <w:rsid w:val="00FE21C6"/>
    <w:rsid w:val="00FE2912"/>
    <w:rsid w:val="00FE2C1C"/>
    <w:rsid w:val="00FE36E4"/>
    <w:rsid w:val="00FE4281"/>
    <w:rsid w:val="00FE4347"/>
    <w:rsid w:val="00FE4353"/>
    <w:rsid w:val="00FE4F84"/>
    <w:rsid w:val="00FE53C0"/>
    <w:rsid w:val="00FE5EEC"/>
    <w:rsid w:val="00FE6FBD"/>
    <w:rsid w:val="00FE755B"/>
    <w:rsid w:val="00FE764B"/>
    <w:rsid w:val="00FE77B0"/>
    <w:rsid w:val="00FE78BC"/>
    <w:rsid w:val="00FF0029"/>
    <w:rsid w:val="00FF014D"/>
    <w:rsid w:val="00FF0AAE"/>
    <w:rsid w:val="00FF0C71"/>
    <w:rsid w:val="00FF0CF2"/>
    <w:rsid w:val="00FF1479"/>
    <w:rsid w:val="00FF223B"/>
    <w:rsid w:val="00FF2728"/>
    <w:rsid w:val="00FF2732"/>
    <w:rsid w:val="00FF27F8"/>
    <w:rsid w:val="00FF2B84"/>
    <w:rsid w:val="00FF3045"/>
    <w:rsid w:val="00FF3688"/>
    <w:rsid w:val="00FF391D"/>
    <w:rsid w:val="00FF3B90"/>
    <w:rsid w:val="00FF3E6F"/>
    <w:rsid w:val="00FF42CF"/>
    <w:rsid w:val="00FF4541"/>
    <w:rsid w:val="00FF46BB"/>
    <w:rsid w:val="00FF4761"/>
    <w:rsid w:val="00FF49F4"/>
    <w:rsid w:val="00FF4B4B"/>
    <w:rsid w:val="00FF523D"/>
    <w:rsid w:val="00FF5E29"/>
    <w:rsid w:val="00FF5FA6"/>
    <w:rsid w:val="00FF6188"/>
    <w:rsid w:val="00FF6404"/>
    <w:rsid w:val="00FF7374"/>
    <w:rsid w:val="00FF7758"/>
    <w:rsid w:val="00FF7B3C"/>
    <w:rsid w:val="00FF7E6C"/>
    <w:rsid w:val="0172CEED"/>
    <w:rsid w:val="019B338C"/>
    <w:rsid w:val="01B11E56"/>
    <w:rsid w:val="0219231D"/>
    <w:rsid w:val="024AC932"/>
    <w:rsid w:val="028A7DB5"/>
    <w:rsid w:val="033AAF27"/>
    <w:rsid w:val="03543197"/>
    <w:rsid w:val="04F820F3"/>
    <w:rsid w:val="0511C796"/>
    <w:rsid w:val="06352D57"/>
    <w:rsid w:val="06AE9B54"/>
    <w:rsid w:val="079A86F5"/>
    <w:rsid w:val="0867EC16"/>
    <w:rsid w:val="08D787EB"/>
    <w:rsid w:val="09303923"/>
    <w:rsid w:val="097D2E02"/>
    <w:rsid w:val="098F6FFF"/>
    <w:rsid w:val="0B30DE5E"/>
    <w:rsid w:val="0C5774D1"/>
    <w:rsid w:val="0C72A2BE"/>
    <w:rsid w:val="0CFD5812"/>
    <w:rsid w:val="0D502C5D"/>
    <w:rsid w:val="0DAAFE4F"/>
    <w:rsid w:val="0DD89391"/>
    <w:rsid w:val="0DFCE6C6"/>
    <w:rsid w:val="0F18812B"/>
    <w:rsid w:val="0F214055"/>
    <w:rsid w:val="10435C06"/>
    <w:rsid w:val="106978D9"/>
    <w:rsid w:val="10E29065"/>
    <w:rsid w:val="111577C0"/>
    <w:rsid w:val="126CC0DE"/>
    <w:rsid w:val="1311693C"/>
    <w:rsid w:val="133773FB"/>
    <w:rsid w:val="13852540"/>
    <w:rsid w:val="13F5FD1F"/>
    <w:rsid w:val="14A98A1F"/>
    <w:rsid w:val="14AAB4EE"/>
    <w:rsid w:val="14BA22D4"/>
    <w:rsid w:val="15043550"/>
    <w:rsid w:val="1727D95B"/>
    <w:rsid w:val="172EC839"/>
    <w:rsid w:val="17732526"/>
    <w:rsid w:val="17C84A60"/>
    <w:rsid w:val="182CAF91"/>
    <w:rsid w:val="1B01E465"/>
    <w:rsid w:val="1B180D52"/>
    <w:rsid w:val="1B39CB1C"/>
    <w:rsid w:val="1D05CD47"/>
    <w:rsid w:val="1D12A460"/>
    <w:rsid w:val="1D427D51"/>
    <w:rsid w:val="1E3FA7B7"/>
    <w:rsid w:val="1FFE1A1B"/>
    <w:rsid w:val="20CC90D9"/>
    <w:rsid w:val="215B6BC0"/>
    <w:rsid w:val="23C01D70"/>
    <w:rsid w:val="2457A928"/>
    <w:rsid w:val="25427A3A"/>
    <w:rsid w:val="2564FE77"/>
    <w:rsid w:val="26186FEC"/>
    <w:rsid w:val="26266D35"/>
    <w:rsid w:val="274FD814"/>
    <w:rsid w:val="2754554C"/>
    <w:rsid w:val="278DB492"/>
    <w:rsid w:val="293B21E2"/>
    <w:rsid w:val="2A89E725"/>
    <w:rsid w:val="2AAD624E"/>
    <w:rsid w:val="2B073CAE"/>
    <w:rsid w:val="2B5A6965"/>
    <w:rsid w:val="2B75FEA5"/>
    <w:rsid w:val="2B8C4A03"/>
    <w:rsid w:val="2BA1FF43"/>
    <w:rsid w:val="2C757199"/>
    <w:rsid w:val="2CFEFF7F"/>
    <w:rsid w:val="2E0864CA"/>
    <w:rsid w:val="2E7212AC"/>
    <w:rsid w:val="2EA88887"/>
    <w:rsid w:val="2F5C3EFC"/>
    <w:rsid w:val="2F8CFD77"/>
    <w:rsid w:val="2FE15D37"/>
    <w:rsid w:val="311E867B"/>
    <w:rsid w:val="313F5F23"/>
    <w:rsid w:val="31F32038"/>
    <w:rsid w:val="32A32F4E"/>
    <w:rsid w:val="33369BA7"/>
    <w:rsid w:val="339F8656"/>
    <w:rsid w:val="34152168"/>
    <w:rsid w:val="351BC34D"/>
    <w:rsid w:val="35F8A3BB"/>
    <w:rsid w:val="36FAB9F1"/>
    <w:rsid w:val="388F472E"/>
    <w:rsid w:val="38F3FA96"/>
    <w:rsid w:val="391B9E5B"/>
    <w:rsid w:val="3993C146"/>
    <w:rsid w:val="39D1E13B"/>
    <w:rsid w:val="3ADA8DF9"/>
    <w:rsid w:val="3B7B56C6"/>
    <w:rsid w:val="3C3B8138"/>
    <w:rsid w:val="3C5F6B2C"/>
    <w:rsid w:val="3CB4ADE2"/>
    <w:rsid w:val="3CEEC418"/>
    <w:rsid w:val="3D65F6EC"/>
    <w:rsid w:val="3DBE1F3F"/>
    <w:rsid w:val="3DD8883A"/>
    <w:rsid w:val="3E69AF8C"/>
    <w:rsid w:val="3F072274"/>
    <w:rsid w:val="3F72C8D1"/>
    <w:rsid w:val="3FF49E83"/>
    <w:rsid w:val="40140F85"/>
    <w:rsid w:val="40E79CB0"/>
    <w:rsid w:val="41399551"/>
    <w:rsid w:val="42539881"/>
    <w:rsid w:val="425FE963"/>
    <w:rsid w:val="426C48D4"/>
    <w:rsid w:val="428A48F3"/>
    <w:rsid w:val="42AAD24D"/>
    <w:rsid w:val="42F9F0E1"/>
    <w:rsid w:val="43300FE3"/>
    <w:rsid w:val="43424ED8"/>
    <w:rsid w:val="43874A68"/>
    <w:rsid w:val="4454BA59"/>
    <w:rsid w:val="44C538D2"/>
    <w:rsid w:val="4527C48C"/>
    <w:rsid w:val="464559B5"/>
    <w:rsid w:val="47D2CCF0"/>
    <w:rsid w:val="47D5C4A5"/>
    <w:rsid w:val="4819BE41"/>
    <w:rsid w:val="4A1A0F95"/>
    <w:rsid w:val="4A3A96F6"/>
    <w:rsid w:val="4CF34E9B"/>
    <w:rsid w:val="4D0B31EE"/>
    <w:rsid w:val="4E28735F"/>
    <w:rsid w:val="4E6FB7D9"/>
    <w:rsid w:val="4E87515A"/>
    <w:rsid w:val="4F5A9239"/>
    <w:rsid w:val="4F82AC92"/>
    <w:rsid w:val="4FB9BC84"/>
    <w:rsid w:val="518DD069"/>
    <w:rsid w:val="5213ED9D"/>
    <w:rsid w:val="537A3B1D"/>
    <w:rsid w:val="53C8AA73"/>
    <w:rsid w:val="53FC6589"/>
    <w:rsid w:val="542BACD4"/>
    <w:rsid w:val="55E2B533"/>
    <w:rsid w:val="561DC38E"/>
    <w:rsid w:val="56B95C95"/>
    <w:rsid w:val="56E67FD4"/>
    <w:rsid w:val="56EC931B"/>
    <w:rsid w:val="578B7EDF"/>
    <w:rsid w:val="579EE5D7"/>
    <w:rsid w:val="582B7839"/>
    <w:rsid w:val="58B9282F"/>
    <w:rsid w:val="5AABBA65"/>
    <w:rsid w:val="5AF690E3"/>
    <w:rsid w:val="5AFB3ED5"/>
    <w:rsid w:val="5B9A4B66"/>
    <w:rsid w:val="5CC1FC73"/>
    <w:rsid w:val="5DF5BBD2"/>
    <w:rsid w:val="5E63F7D9"/>
    <w:rsid w:val="5EBE3685"/>
    <w:rsid w:val="5EC16A5E"/>
    <w:rsid w:val="602AFD4F"/>
    <w:rsid w:val="61C8C1DC"/>
    <w:rsid w:val="6265E40F"/>
    <w:rsid w:val="630B67B4"/>
    <w:rsid w:val="633E38EB"/>
    <w:rsid w:val="6399ED8C"/>
    <w:rsid w:val="6450C08E"/>
    <w:rsid w:val="64D43922"/>
    <w:rsid w:val="651BE4AE"/>
    <w:rsid w:val="65695E7A"/>
    <w:rsid w:val="65C3B8E8"/>
    <w:rsid w:val="66A55E3B"/>
    <w:rsid w:val="66BC168F"/>
    <w:rsid w:val="673DC7AF"/>
    <w:rsid w:val="674EAF64"/>
    <w:rsid w:val="684A28F8"/>
    <w:rsid w:val="685DE177"/>
    <w:rsid w:val="687A9A34"/>
    <w:rsid w:val="6940E885"/>
    <w:rsid w:val="6A05568E"/>
    <w:rsid w:val="6A8E3625"/>
    <w:rsid w:val="6AEEF7AD"/>
    <w:rsid w:val="6C914283"/>
    <w:rsid w:val="6E09833E"/>
    <w:rsid w:val="6F0272FD"/>
    <w:rsid w:val="6F46301E"/>
    <w:rsid w:val="6FC1BFA0"/>
    <w:rsid w:val="6FC27B06"/>
    <w:rsid w:val="6FCA1724"/>
    <w:rsid w:val="71318FA2"/>
    <w:rsid w:val="71A80874"/>
    <w:rsid w:val="71AC9775"/>
    <w:rsid w:val="721440EA"/>
    <w:rsid w:val="729E05C5"/>
    <w:rsid w:val="72EC0FAC"/>
    <w:rsid w:val="747FD612"/>
    <w:rsid w:val="7539E35B"/>
    <w:rsid w:val="753DB83E"/>
    <w:rsid w:val="7556F047"/>
    <w:rsid w:val="7566E004"/>
    <w:rsid w:val="759E64B0"/>
    <w:rsid w:val="75A56D89"/>
    <w:rsid w:val="75CCDBF7"/>
    <w:rsid w:val="76384BB2"/>
    <w:rsid w:val="76C9C69E"/>
    <w:rsid w:val="76CC16B5"/>
    <w:rsid w:val="7705443A"/>
    <w:rsid w:val="792AF196"/>
    <w:rsid w:val="79E35A77"/>
    <w:rsid w:val="7B0E7F28"/>
    <w:rsid w:val="7B24A465"/>
    <w:rsid w:val="7B4155EC"/>
    <w:rsid w:val="7B84D260"/>
    <w:rsid w:val="7E49E283"/>
    <w:rsid w:val="7EDCDF78"/>
    <w:rsid w:val="7EDF8E40"/>
    <w:rsid w:val="7F09A7CC"/>
    <w:rsid w:val="7F7335A5"/>
    <w:rsid w:val="7FFA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  <o:colormru v:ext="edit" colors="#369,#36c"/>
    </o:shapedefaults>
    <o:shapelayout v:ext="edit">
      <o:idmap v:ext="edit" data="2"/>
    </o:shapelayout>
  </w:shapeDefaults>
  <w:decimalSymbol w:val="."/>
  <w:listSeparator w:val=","/>
  <w14:docId w14:val="620C9DEA"/>
  <w15:docId w15:val="{DBDC7A6B-8E52-43BA-8EB9-2A732A1631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Times New Roman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locked="1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uiPriority="99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uiPriority="99" w:semiHidden="1" w:unhideWhenUsed="1"/>
    <w:lsdException w:name="FollowedHyperlink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uiPriority="99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99"/>
    <w:lsdException w:name="Table Theme" w:locked="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833EB"/>
    <w:pPr>
      <w:spacing w:before="120"/>
      <w:jc w:val="both"/>
    </w:pPr>
  </w:style>
  <w:style w:type="paragraph" w:styleId="Heading1">
    <w:name w:val="heading 1"/>
    <w:aliases w:val="ToolsHeading 1,Main Title,Main Title1,Main Title2,Main Title3,Main Title4,H1,h1,l1,Head 1 (Chapter heading),Head 1,Head 11,Head 12,Head 111,Head 13,Head 112,Head 14,Head 113,Head 15,Head 114,Head 16,Head 115,Head 17,Head 116,Head 18,Head 117"/>
    <w:next w:val="Normal"/>
    <w:link w:val="Heading1Char"/>
    <w:qFormat/>
    <w:locked/>
    <w:rsid w:val="00D217C1"/>
    <w:pPr>
      <w:keepNext/>
      <w:tabs>
        <w:tab w:val="right" w:pos="-360"/>
      </w:tabs>
      <w:spacing w:before="480" w:after="120"/>
      <w:outlineLvl w:val="0"/>
    </w:pPr>
    <w:rPr>
      <w:rFonts w:ascii="Arial Bold" w:hAnsi="Arial Bold"/>
      <w:b/>
      <w:noProof/>
      <w:color w:val="943634" w:themeColor="accent2" w:themeShade="BF"/>
      <w:sz w:val="32"/>
    </w:rPr>
  </w:style>
  <w:style w:type="paragraph" w:styleId="Heading2">
    <w:name w:val="heading 2"/>
    <w:aliases w:val="ToolsHeading 2,H2,h2,l2,list 2,list 2,heading 2TOC,List level 2,2,Header 2,Heading 2 Char,2nd level,L1 Heading 2,u2,A,A.B.C.,Head 2,Proposal2,Chapter,1.Seite,Sub Heading,Reset numbering,Chapter Title,Heading,heading 2,2m"/>
    <w:basedOn w:val="Heading1"/>
    <w:next w:val="Normal"/>
    <w:link w:val="Heading2Char1"/>
    <w:qFormat/>
    <w:locked/>
    <w:rsid w:val="00D27947"/>
    <w:pPr>
      <w:spacing w:before="360"/>
      <w:outlineLvl w:val="1"/>
    </w:pPr>
    <w:rPr>
      <w:color w:val="auto"/>
      <w:sz w:val="28"/>
    </w:rPr>
  </w:style>
  <w:style w:type="paragraph" w:styleId="Heading3">
    <w:name w:val="heading 3"/>
    <w:aliases w:val="ToolsHeading 3,H3,h3,Heading VU 3,3,l3,list 3,Head 3,Bold Head,bh,H31,H32,H33"/>
    <w:basedOn w:val="Heading1"/>
    <w:next w:val="Normal"/>
    <w:link w:val="Heading3Char"/>
    <w:qFormat/>
    <w:locked/>
    <w:rsid w:val="00D27947"/>
    <w:pPr>
      <w:spacing w:before="240"/>
      <w:outlineLvl w:val="2"/>
    </w:pPr>
    <w:rPr>
      <w:color w:val="auto"/>
      <w:sz w:val="24"/>
    </w:rPr>
  </w:style>
  <w:style w:type="paragraph" w:styleId="Heading4">
    <w:name w:val="heading 4"/>
    <w:aliases w:val="ToolsHeading 4,bullet,bl,bb,H4,h4,4,I4,l4,list 4,mh1l,Module heading 1 large (18 points),Head 4"/>
    <w:basedOn w:val="Heading1"/>
    <w:next w:val="Normal"/>
    <w:link w:val="Heading4Char"/>
    <w:qFormat/>
    <w:locked/>
    <w:rsid w:val="00EC655F"/>
    <w:pPr>
      <w:outlineLvl w:val="3"/>
    </w:pPr>
    <w:rPr>
      <w:sz w:val="28"/>
    </w:rPr>
  </w:style>
  <w:style w:type="paragraph" w:styleId="Heading5">
    <w:name w:val="heading 5"/>
    <w:aliases w:val="ToolsHeading 5,dash,ds,dd,H5,h5,Block Label,Table label,l5,hm,mh2,Module heading 2,Head 5,list 5,5"/>
    <w:basedOn w:val="Heading1"/>
    <w:next w:val="Normal"/>
    <w:link w:val="Heading5Char"/>
    <w:qFormat/>
    <w:locked/>
    <w:rsid w:val="00EC655F"/>
    <w:pPr>
      <w:outlineLvl w:val="4"/>
    </w:pPr>
    <w:rPr>
      <w:b w:val="0"/>
      <w:sz w:val="24"/>
    </w:rPr>
  </w:style>
  <w:style w:type="paragraph" w:styleId="Heading6">
    <w:name w:val="heading 6"/>
    <w:aliases w:val="ToolsHeading 6"/>
    <w:basedOn w:val="Heading1"/>
    <w:next w:val="Normal"/>
    <w:qFormat/>
    <w:locked/>
    <w:rsid w:val="00EC655F"/>
    <w:pPr>
      <w:outlineLvl w:val="5"/>
    </w:pPr>
    <w:rPr>
      <w:sz w:val="20"/>
    </w:rPr>
  </w:style>
  <w:style w:type="paragraph" w:styleId="Heading7">
    <w:name w:val="heading 7"/>
    <w:basedOn w:val="Normal"/>
    <w:next w:val="Normal"/>
    <w:qFormat/>
    <w:locked/>
    <w:rsid w:val="00EC655F"/>
    <w:pPr>
      <w:keepNext/>
      <w:autoSpaceDE w:val="0"/>
      <w:autoSpaceDN w:val="0"/>
      <w:adjustRightInd w:val="0"/>
      <w:spacing w:before="0"/>
      <w:jc w:val="left"/>
      <w:outlineLvl w:val="6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ToolsHeading 1 Char,Main Title Char,Main Title1 Char,Main Title2 Char,Main Title3 Char,Main Title4 Char,H1 Char,h1 Char,l1 Char,Head 1 (Chapter heading) Char,Head 1 Char,Head 11 Char,Head 12 Char,Head 111 Char,Head 13 Char,Head 112 Char"/>
    <w:link w:val="Heading1"/>
    <w:rsid w:val="00D217C1"/>
    <w:rPr>
      <w:rFonts w:ascii="Arial Bold" w:hAnsi="Arial Bold"/>
      <w:b/>
      <w:noProof/>
      <w:color w:val="943634" w:themeColor="accent2" w:themeShade="BF"/>
      <w:sz w:val="32"/>
    </w:rPr>
  </w:style>
  <w:style w:type="paragraph" w:styleId="CharCharChar" w:customStyle="1">
    <w:name w:val="Char Char Char"/>
    <w:basedOn w:val="Normal"/>
    <w:next w:val="Normal"/>
    <w:semiHidden/>
    <w:locked/>
    <w:rsid w:val="00363B95"/>
    <w:pPr>
      <w:tabs>
        <w:tab w:val="num" w:pos="360"/>
      </w:tabs>
      <w:spacing w:before="0"/>
      <w:ind w:left="360" w:hanging="360"/>
      <w:jc w:val="left"/>
    </w:pPr>
    <w:rPr>
      <w:rFonts w:eastAsia="MS Mincho"/>
      <w:sz w:val="24"/>
      <w:szCs w:val="24"/>
      <w:lang w:eastAsia="ja-JP"/>
    </w:rPr>
  </w:style>
  <w:style w:type="character" w:styleId="Heading5Char" w:customStyle="1">
    <w:name w:val="Heading 5 Char"/>
    <w:aliases w:val="ToolsHeading 5 Char,dash Char,ds Char,dd Char,H5 Char,h5 Char,Block Label Char,Table label Char,l5 Char,hm Char,mh2 Char,Module heading 2 Char,Head 5 Char,list 5 Char,5 Char"/>
    <w:link w:val="Heading5"/>
    <w:rsid w:val="00EC655F"/>
    <w:rPr>
      <w:rFonts w:ascii="Arial" w:hAnsi="Arial"/>
      <w:b w:val="0"/>
      <w:noProof/>
      <w:color w:val="000000"/>
      <w:sz w:val="24"/>
      <w:lang w:val="en-US" w:eastAsia="en-US" w:bidi="ar-SA"/>
    </w:rPr>
  </w:style>
  <w:style w:type="paragraph" w:styleId="Norm" w:customStyle="1">
    <w:name w:val="Norm"/>
    <w:link w:val="NormChar"/>
    <w:autoRedefine/>
    <w:semiHidden/>
    <w:locked/>
    <w:rsid w:val="00EC655F"/>
    <w:pPr>
      <w:spacing w:after="120"/>
    </w:pPr>
    <w:rPr>
      <w:rFonts w:ascii="Verdana" w:hAnsi="Verdana"/>
      <w:color w:val="000000"/>
      <w:sz w:val="18"/>
      <w:szCs w:val="18"/>
    </w:rPr>
  </w:style>
  <w:style w:type="character" w:styleId="NormChar" w:customStyle="1">
    <w:name w:val="Norm Char"/>
    <w:link w:val="Norm"/>
    <w:semiHidden/>
    <w:rsid w:val="00EC655F"/>
    <w:rPr>
      <w:rFonts w:ascii="Verdana" w:hAnsi="Verdana"/>
      <w:color w:val="000000"/>
      <w:sz w:val="18"/>
      <w:szCs w:val="18"/>
      <w:lang w:val="en-US" w:eastAsia="en-US" w:bidi="ar-SA"/>
    </w:rPr>
  </w:style>
  <w:style w:type="paragraph" w:styleId="LogicStyle" w:customStyle="1">
    <w:name w:val="LogicStyle"/>
    <w:basedOn w:val="Normal"/>
    <w:semiHidden/>
    <w:locked/>
    <w:rsid w:val="00EC655F"/>
    <w:pPr>
      <w:keepNext/>
      <w:spacing w:before="240"/>
      <w:jc w:val="left"/>
      <w:outlineLvl w:val="5"/>
    </w:pPr>
    <w:rPr>
      <w:b/>
      <w:noProof/>
    </w:rPr>
  </w:style>
  <w:style w:type="paragraph" w:styleId="HeadFootArial" w:customStyle="1">
    <w:name w:val="Head/Foot Arial"/>
    <w:basedOn w:val="Norm"/>
    <w:semiHidden/>
    <w:locked/>
    <w:rsid w:val="00EC655F"/>
    <w:pPr>
      <w:ind w:left="1987"/>
      <w:jc w:val="right"/>
    </w:pPr>
    <w:rPr>
      <w:rFonts w:ascii="Arial" w:hAnsi="Arial"/>
      <w:b/>
    </w:rPr>
  </w:style>
  <w:style w:type="paragraph" w:styleId="HeadFootTNR" w:customStyle="1">
    <w:name w:val="Head/Foot TNR"/>
    <w:basedOn w:val="HeadFootArial"/>
    <w:semiHidden/>
    <w:locked/>
    <w:rsid w:val="00EC655F"/>
    <w:rPr>
      <w:rFonts w:ascii="Times New Roman" w:hAnsi="Times New Roman"/>
      <w:b w:val="0"/>
      <w:i/>
    </w:rPr>
  </w:style>
  <w:style w:type="paragraph" w:styleId="ListContinue4">
    <w:name w:val="List Continue 4"/>
    <w:basedOn w:val="Normal"/>
    <w:semiHidden/>
    <w:locked/>
    <w:rsid w:val="00EC655F"/>
    <w:pPr>
      <w:spacing w:after="120"/>
      <w:ind w:left="1440"/>
    </w:pPr>
  </w:style>
  <w:style w:type="paragraph" w:styleId="NFootnote" w:customStyle="1">
    <w:name w:val="N Footnote"/>
    <w:basedOn w:val="Norm"/>
    <w:semiHidden/>
    <w:locked/>
    <w:rsid w:val="00EC655F"/>
    <w:pPr>
      <w:tabs>
        <w:tab w:val="left" w:pos="288"/>
      </w:tabs>
      <w:spacing w:before="60"/>
      <w:ind w:left="288" w:hanging="288"/>
    </w:pPr>
  </w:style>
  <w:style w:type="paragraph" w:styleId="NNote" w:customStyle="1">
    <w:name w:val="N Note"/>
    <w:basedOn w:val="Norm"/>
    <w:semiHidden/>
    <w:locked/>
    <w:rsid w:val="00EC655F"/>
    <w:pPr>
      <w:tabs>
        <w:tab w:val="left" w:pos="576"/>
      </w:tabs>
      <w:ind w:left="576" w:hanging="576"/>
    </w:pPr>
  </w:style>
  <w:style w:type="paragraph" w:styleId="NTableText" w:customStyle="1">
    <w:name w:val="N TableText"/>
    <w:basedOn w:val="Norm"/>
    <w:semiHidden/>
    <w:locked/>
    <w:rsid w:val="00EC655F"/>
    <w:pPr>
      <w:ind w:left="-29" w:right="-29"/>
    </w:pPr>
  </w:style>
  <w:style w:type="paragraph" w:styleId="NTableTextC" w:customStyle="1">
    <w:name w:val="N TableText C"/>
    <w:basedOn w:val="NTableText"/>
    <w:semiHidden/>
    <w:locked/>
    <w:rsid w:val="00EC655F"/>
    <w:pPr>
      <w:jc w:val="center"/>
    </w:pPr>
  </w:style>
  <w:style w:type="paragraph" w:styleId="NTableTextR" w:customStyle="1">
    <w:name w:val="N TableText R"/>
    <w:basedOn w:val="NTableText"/>
    <w:semiHidden/>
    <w:locked/>
    <w:rsid w:val="00EC655F"/>
    <w:pPr>
      <w:jc w:val="right"/>
    </w:pPr>
  </w:style>
  <w:style w:type="paragraph" w:styleId="TableHeadC" w:customStyle="1">
    <w:name w:val="TableHead C"/>
    <w:basedOn w:val="NTableTextC"/>
    <w:semiHidden/>
    <w:locked/>
    <w:rsid w:val="00EC655F"/>
    <w:rPr>
      <w:rFonts w:ascii="Arial" w:hAnsi="Arial"/>
      <w:b/>
      <w:color w:val="FFFFFF"/>
      <w:sz w:val="20"/>
    </w:rPr>
  </w:style>
  <w:style w:type="paragraph" w:styleId="TableHeadL" w:customStyle="1">
    <w:name w:val="TableHead L"/>
    <w:basedOn w:val="NTableText"/>
    <w:semiHidden/>
    <w:locked/>
    <w:rsid w:val="00EC655F"/>
    <w:rPr>
      <w:rFonts w:ascii="Arial" w:hAnsi="Arial"/>
      <w:b/>
      <w:color w:val="FFFFFF"/>
      <w:sz w:val="20"/>
    </w:rPr>
  </w:style>
  <w:style w:type="paragraph" w:styleId="TableMainheadC" w:customStyle="1">
    <w:name w:val="TableMainhead C"/>
    <w:basedOn w:val="TableHeadC"/>
    <w:semiHidden/>
    <w:locked/>
    <w:rsid w:val="00EC655F"/>
    <w:pPr>
      <w:spacing w:before="120"/>
    </w:pPr>
    <w:rPr>
      <w:rFonts w:ascii="Verdana" w:hAnsi="Verdana"/>
      <w:sz w:val="22"/>
      <w:szCs w:val="22"/>
    </w:rPr>
  </w:style>
  <w:style w:type="paragraph" w:styleId="TableMainheadL" w:customStyle="1">
    <w:name w:val="TableMainhead L"/>
    <w:basedOn w:val="TableHeadL"/>
    <w:semiHidden/>
    <w:locked/>
    <w:rsid w:val="00EC655F"/>
    <w:rPr>
      <w:sz w:val="24"/>
    </w:rPr>
  </w:style>
  <w:style w:type="paragraph" w:styleId="TableSubheadC" w:customStyle="1">
    <w:name w:val="TableSubhead C"/>
    <w:basedOn w:val="TableHeadC"/>
    <w:semiHidden/>
    <w:locked/>
    <w:rsid w:val="00EC655F"/>
    <w:pPr>
      <w:keepNext/>
    </w:pPr>
    <w:rPr>
      <w:color w:val="000000"/>
    </w:rPr>
  </w:style>
  <w:style w:type="paragraph" w:styleId="TableSubheadL" w:customStyle="1">
    <w:name w:val="TableSubhead L"/>
    <w:basedOn w:val="TableHeadL"/>
    <w:semiHidden/>
    <w:locked/>
    <w:rsid w:val="00EC655F"/>
    <w:pPr>
      <w:spacing w:before="120"/>
      <w:ind w:left="0" w:right="0"/>
    </w:pPr>
    <w:rPr>
      <w:color w:val="000000"/>
    </w:rPr>
  </w:style>
  <w:style w:type="paragraph" w:styleId="TOCSubHead" w:customStyle="1">
    <w:name w:val="TOCSubHead"/>
    <w:basedOn w:val="Normal"/>
    <w:semiHidden/>
    <w:locked/>
    <w:rsid w:val="00EC655F"/>
    <w:pPr>
      <w:tabs>
        <w:tab w:val="right" w:pos="-317"/>
        <w:tab w:val="center" w:pos="6149"/>
      </w:tabs>
      <w:spacing w:before="240"/>
      <w:ind w:hanging="2880"/>
      <w:jc w:val="left"/>
    </w:pPr>
    <w:rPr>
      <w:b/>
      <w:sz w:val="32"/>
    </w:rPr>
  </w:style>
  <w:style w:type="paragraph" w:styleId="TOCText" w:customStyle="1">
    <w:name w:val="TOCText"/>
    <w:basedOn w:val="TOCSubHead"/>
    <w:semiHidden/>
    <w:locked/>
    <w:rsid w:val="00EC655F"/>
    <w:pPr>
      <w:tabs>
        <w:tab w:val="left" w:pos="461"/>
      </w:tabs>
      <w:spacing w:before="120"/>
      <w:ind w:right="720" w:firstLine="0"/>
    </w:pPr>
    <w:rPr>
      <w:i/>
      <w:sz w:val="20"/>
    </w:rPr>
  </w:style>
  <w:style w:type="paragraph" w:styleId="TOCSubText" w:customStyle="1">
    <w:name w:val="TOCSubText"/>
    <w:basedOn w:val="TOCText"/>
    <w:semiHidden/>
    <w:locked/>
    <w:rsid w:val="00EC655F"/>
    <w:pPr>
      <w:tabs>
        <w:tab w:val="clear" w:pos="461"/>
        <w:tab w:val="left" w:pos="922"/>
      </w:tabs>
      <w:ind w:left="461"/>
    </w:pPr>
  </w:style>
  <w:style w:type="paragraph" w:styleId="Header">
    <w:name w:val="header"/>
    <w:basedOn w:val="Normal"/>
    <w:locked/>
    <w:rsid w:val="00EC65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EC655F"/>
    <w:pPr>
      <w:tabs>
        <w:tab w:val="center" w:pos="4320"/>
        <w:tab w:val="right" w:pos="8640"/>
      </w:tabs>
    </w:pPr>
  </w:style>
  <w:style w:type="paragraph" w:styleId="CBullet1" w:customStyle="1">
    <w:name w:val="C Bullet 1"/>
    <w:basedOn w:val="Normal"/>
    <w:next w:val="Norm"/>
    <w:semiHidden/>
    <w:locked/>
    <w:rsid w:val="00EC655F"/>
    <w:pPr>
      <w:tabs>
        <w:tab w:val="left" w:pos="576"/>
      </w:tabs>
      <w:ind w:left="576" w:hanging="288"/>
      <w:jc w:val="left"/>
    </w:pPr>
    <w:rPr>
      <w:b/>
      <w:i/>
    </w:rPr>
  </w:style>
  <w:style w:type="paragraph" w:styleId="CBullet2" w:customStyle="1">
    <w:name w:val="C Bullet 2"/>
    <w:basedOn w:val="CBullet1"/>
    <w:next w:val="Norm"/>
    <w:semiHidden/>
    <w:locked/>
    <w:rsid w:val="00EC655F"/>
    <w:pPr>
      <w:tabs>
        <w:tab w:val="clear" w:pos="576"/>
        <w:tab w:val="left" w:pos="864"/>
      </w:tabs>
      <w:ind w:left="864"/>
    </w:pPr>
  </w:style>
  <w:style w:type="paragraph" w:styleId="CBullet3" w:customStyle="1">
    <w:name w:val="C Bullet 3"/>
    <w:basedOn w:val="CBullet1"/>
    <w:next w:val="Norm"/>
    <w:semiHidden/>
    <w:locked/>
    <w:rsid w:val="00EC655F"/>
    <w:pPr>
      <w:tabs>
        <w:tab w:val="clear" w:pos="576"/>
        <w:tab w:val="left" w:pos="1152"/>
      </w:tabs>
      <w:ind w:left="1152"/>
    </w:pPr>
  </w:style>
  <w:style w:type="paragraph" w:styleId="CBullet4" w:customStyle="1">
    <w:name w:val="C Bullet 4"/>
    <w:basedOn w:val="CBullet1"/>
    <w:next w:val="Norm"/>
    <w:semiHidden/>
    <w:locked/>
    <w:rsid w:val="00EC655F"/>
    <w:pPr>
      <w:tabs>
        <w:tab w:val="clear" w:pos="576"/>
        <w:tab w:val="left" w:pos="1440"/>
      </w:tabs>
      <w:ind w:left="1440"/>
    </w:pPr>
  </w:style>
  <w:style w:type="paragraph" w:styleId="CFootnote" w:customStyle="1">
    <w:name w:val="C Footnote"/>
    <w:basedOn w:val="Normal"/>
    <w:semiHidden/>
    <w:locked/>
    <w:rsid w:val="00EC655F"/>
    <w:pPr>
      <w:tabs>
        <w:tab w:val="left" w:pos="288"/>
      </w:tabs>
      <w:spacing w:before="60"/>
      <w:ind w:left="288" w:hanging="288"/>
      <w:jc w:val="left"/>
    </w:pPr>
    <w:rPr>
      <w:b/>
      <w:i/>
      <w:sz w:val="16"/>
    </w:rPr>
  </w:style>
  <w:style w:type="paragraph" w:styleId="CustomerNormal" w:customStyle="1">
    <w:name w:val="Customer Normal"/>
    <w:basedOn w:val="Norm"/>
    <w:next w:val="Norm"/>
    <w:semiHidden/>
    <w:locked/>
    <w:rsid w:val="00EC655F"/>
    <w:rPr>
      <w:rFonts w:ascii="Arial" w:hAnsi="Arial"/>
      <w:b/>
      <w:i/>
      <w:sz w:val="20"/>
    </w:rPr>
  </w:style>
  <w:style w:type="paragraph" w:styleId="CNormalNumber" w:customStyle="1">
    <w:name w:val="C Normal Number"/>
    <w:basedOn w:val="CustomerNormal"/>
    <w:next w:val="Norm"/>
    <w:semiHidden/>
    <w:locked/>
    <w:rsid w:val="00EC655F"/>
    <w:pPr>
      <w:tabs>
        <w:tab w:val="right" w:pos="-360"/>
      </w:tabs>
      <w:spacing w:before="240"/>
      <w:ind w:hanging="2880"/>
    </w:pPr>
  </w:style>
  <w:style w:type="paragraph" w:styleId="CNote" w:customStyle="1">
    <w:name w:val="C Note"/>
    <w:basedOn w:val="CustomerNormal"/>
    <w:next w:val="Norm"/>
    <w:semiHidden/>
    <w:locked/>
    <w:rsid w:val="00EC655F"/>
    <w:pPr>
      <w:tabs>
        <w:tab w:val="left" w:pos="634"/>
      </w:tabs>
      <w:ind w:left="634" w:hanging="634"/>
    </w:pPr>
  </w:style>
  <w:style w:type="paragraph" w:styleId="CTabletText" w:customStyle="1">
    <w:name w:val="C TabletText"/>
    <w:basedOn w:val="CustomerNormal"/>
    <w:next w:val="Norm"/>
    <w:semiHidden/>
    <w:locked/>
    <w:rsid w:val="00EC655F"/>
    <w:pPr>
      <w:ind w:left="29" w:right="29"/>
    </w:pPr>
  </w:style>
  <w:style w:type="paragraph" w:styleId="CTableTextC" w:customStyle="1">
    <w:name w:val="C TableText C"/>
    <w:basedOn w:val="CTabletText"/>
    <w:next w:val="Norm"/>
    <w:semiHidden/>
    <w:locked/>
    <w:rsid w:val="00EC655F"/>
    <w:pPr>
      <w:ind w:left="0" w:right="0"/>
      <w:jc w:val="center"/>
    </w:pPr>
  </w:style>
  <w:style w:type="paragraph" w:styleId="CTableTextR" w:customStyle="1">
    <w:name w:val="C TableText R"/>
    <w:basedOn w:val="CTabletText"/>
    <w:next w:val="Norm"/>
    <w:semiHidden/>
    <w:locked/>
    <w:rsid w:val="00EC655F"/>
    <w:pPr>
      <w:jc w:val="right"/>
    </w:pPr>
  </w:style>
  <w:style w:type="paragraph" w:styleId="NormalWeb">
    <w:name w:val="Normal (Web)"/>
    <w:basedOn w:val="Normal"/>
    <w:link w:val="NormalWebChar"/>
    <w:locked/>
    <w:rsid w:val="00EC655F"/>
    <w:pPr>
      <w:spacing w:before="100" w:beforeAutospacing="1" w:after="100" w:afterAutospacing="1"/>
      <w:jc w:val="left"/>
    </w:pPr>
    <w:rPr>
      <w:rFonts w:ascii="Verdana" w:hAnsi="Verdana" w:eastAsia="Arial Unicode MS" w:cs="Arial Unicode MS"/>
    </w:rPr>
  </w:style>
  <w:style w:type="character" w:styleId="Hyperlink">
    <w:name w:val="Hyperlink"/>
    <w:uiPriority w:val="99"/>
    <w:locked/>
    <w:rsid w:val="001B61DE"/>
    <w:rPr>
      <w:rFonts w:ascii="Arial" w:hAnsi="Arial"/>
      <w:color w:val="0000FF"/>
      <w:sz w:val="18"/>
      <w:u w:val="single"/>
    </w:rPr>
  </w:style>
  <w:style w:type="paragraph" w:styleId="CGCaption" w:customStyle="1">
    <w:name w:val="CG_Caption"/>
    <w:basedOn w:val="Normal"/>
    <w:next w:val="Normal"/>
    <w:semiHidden/>
    <w:locked/>
    <w:rsid w:val="00EC655F"/>
    <w:pPr>
      <w:spacing w:before="0"/>
      <w:jc w:val="center"/>
    </w:pPr>
    <w:rPr>
      <w:rFonts w:ascii="Verdana" w:hAnsi="Verdana"/>
      <w:b/>
      <w:szCs w:val="24"/>
    </w:rPr>
  </w:style>
  <w:style w:type="paragraph" w:styleId="TOC1">
    <w:name w:val="toc 1"/>
    <w:basedOn w:val="WZNorm"/>
    <w:next w:val="WZNorm"/>
    <w:uiPriority w:val="39"/>
    <w:locked/>
    <w:rsid w:val="00EC655F"/>
    <w:pPr>
      <w:tabs>
        <w:tab w:val="right" w:leader="dot" w:pos="8630"/>
      </w:tabs>
    </w:pPr>
    <w:rPr>
      <w:sz w:val="20"/>
    </w:rPr>
  </w:style>
  <w:style w:type="paragraph" w:styleId="ARHead4" w:customStyle="1">
    <w:name w:val="AR_Head4"/>
    <w:basedOn w:val="ARNorm"/>
    <w:next w:val="ARNorm"/>
    <w:link w:val="ARHead4Char"/>
    <w:semiHidden/>
    <w:locked/>
    <w:rsid w:val="00EC655F"/>
    <w:pPr>
      <w:keepNext/>
    </w:pPr>
    <w:rPr>
      <w:b/>
      <w:bCs/>
      <w:sz w:val="22"/>
      <w:szCs w:val="22"/>
      <w:lang w:val="en-US"/>
    </w:rPr>
  </w:style>
  <w:style w:type="paragraph" w:styleId="ARNorm" w:customStyle="1">
    <w:name w:val="AR_Norm"/>
    <w:link w:val="ARNormChar"/>
    <w:semiHidden/>
    <w:locked/>
    <w:rsid w:val="00EC655F"/>
    <w:pPr>
      <w:spacing w:before="120"/>
    </w:pPr>
    <w:rPr>
      <w:rFonts w:ascii="Verdana" w:hAnsi="Verdana"/>
      <w:lang w:val="en-GB"/>
    </w:rPr>
  </w:style>
  <w:style w:type="character" w:styleId="ARNormChar" w:customStyle="1">
    <w:name w:val="AR_Norm Char"/>
    <w:link w:val="ARNorm"/>
    <w:semiHidden/>
    <w:locked/>
    <w:rsid w:val="00EC655F"/>
    <w:rPr>
      <w:rFonts w:ascii="Verdana" w:hAnsi="Verdana"/>
      <w:lang w:val="en-GB" w:eastAsia="en-US" w:bidi="ar-SA"/>
    </w:rPr>
  </w:style>
  <w:style w:type="character" w:styleId="ARHead4Char" w:customStyle="1">
    <w:name w:val="AR_Head4 Char"/>
    <w:link w:val="ARHead4"/>
    <w:rsid w:val="00EC655F"/>
    <w:rPr>
      <w:rFonts w:ascii="Verdana" w:hAnsi="Verdana"/>
      <w:b/>
      <w:bCs/>
      <w:sz w:val="22"/>
      <w:szCs w:val="22"/>
      <w:lang w:val="en-US" w:eastAsia="en-US" w:bidi="ar-SA"/>
    </w:rPr>
  </w:style>
  <w:style w:type="paragraph" w:styleId="TOC2">
    <w:name w:val="toc 2"/>
    <w:basedOn w:val="TOC1"/>
    <w:next w:val="WZNorm"/>
    <w:uiPriority w:val="39"/>
    <w:locked/>
    <w:rsid w:val="00EC655F"/>
    <w:pPr>
      <w:ind w:left="220"/>
    </w:pPr>
  </w:style>
  <w:style w:type="paragraph" w:styleId="TOC3">
    <w:name w:val="toc 3"/>
    <w:basedOn w:val="ARNorm"/>
    <w:next w:val="Normal"/>
    <w:autoRedefine/>
    <w:uiPriority w:val="39"/>
    <w:locked/>
    <w:rsid w:val="00A953D7"/>
    <w:pPr>
      <w:tabs>
        <w:tab w:val="right" w:leader="dot" w:pos="8640"/>
      </w:tabs>
      <w:ind w:left="440" w:right="558"/>
    </w:pPr>
    <w:rPr>
      <w:rFonts w:ascii="Arial" w:hAnsi="Arial"/>
    </w:rPr>
  </w:style>
  <w:style w:type="paragraph" w:styleId="TOC4">
    <w:name w:val="toc 4"/>
    <w:basedOn w:val="Normal"/>
    <w:next w:val="Normal"/>
    <w:autoRedefine/>
    <w:uiPriority w:val="39"/>
    <w:locked/>
    <w:rsid w:val="001223E9"/>
    <w:pPr>
      <w:tabs>
        <w:tab w:val="right" w:leader="dot" w:pos="8640"/>
      </w:tabs>
      <w:ind w:left="660"/>
    </w:pPr>
  </w:style>
  <w:style w:type="paragraph" w:styleId="TOC5">
    <w:name w:val="toc 5"/>
    <w:basedOn w:val="Normal"/>
    <w:next w:val="Normal"/>
    <w:autoRedefine/>
    <w:semiHidden/>
    <w:locked/>
    <w:rsid w:val="00EC655F"/>
    <w:pPr>
      <w:ind w:left="880"/>
    </w:pPr>
  </w:style>
  <w:style w:type="paragraph" w:styleId="TOC6">
    <w:name w:val="toc 6"/>
    <w:basedOn w:val="Normal"/>
    <w:next w:val="Normal"/>
    <w:autoRedefine/>
    <w:semiHidden/>
    <w:locked/>
    <w:rsid w:val="00EC655F"/>
    <w:pPr>
      <w:ind w:left="1100"/>
    </w:pPr>
  </w:style>
  <w:style w:type="paragraph" w:styleId="TOC7">
    <w:name w:val="toc 7"/>
    <w:basedOn w:val="Normal"/>
    <w:next w:val="Normal"/>
    <w:autoRedefine/>
    <w:semiHidden/>
    <w:locked/>
    <w:rsid w:val="00EC655F"/>
    <w:pPr>
      <w:ind w:left="1320"/>
    </w:pPr>
  </w:style>
  <w:style w:type="paragraph" w:styleId="TOC8">
    <w:name w:val="toc 8"/>
    <w:basedOn w:val="Normal"/>
    <w:next w:val="Normal"/>
    <w:autoRedefine/>
    <w:semiHidden/>
    <w:locked/>
    <w:rsid w:val="00EC655F"/>
    <w:pPr>
      <w:ind w:left="1540"/>
    </w:pPr>
  </w:style>
  <w:style w:type="paragraph" w:styleId="TOC9">
    <w:name w:val="toc 9"/>
    <w:basedOn w:val="Normal"/>
    <w:next w:val="Normal"/>
    <w:autoRedefine/>
    <w:semiHidden/>
    <w:locked/>
    <w:rsid w:val="00EC655F"/>
    <w:pPr>
      <w:ind w:left="1760"/>
    </w:pPr>
  </w:style>
  <w:style w:type="character" w:styleId="blacktext1" w:customStyle="1">
    <w:name w:val="blacktext1"/>
    <w:semiHidden/>
    <w:locked/>
    <w:rsid w:val="00EC655F"/>
    <w:rPr>
      <w:rFonts w:hint="default" w:ascii="Verdana" w:hAnsi="Verdana"/>
      <w:b w:val="0"/>
      <w:bCs w:val="0"/>
      <w:color w:val="000000"/>
      <w:sz w:val="15"/>
      <w:szCs w:val="15"/>
    </w:rPr>
  </w:style>
  <w:style w:type="character" w:styleId="header1" w:customStyle="1">
    <w:name w:val="header1"/>
    <w:semiHidden/>
    <w:locked/>
    <w:rsid w:val="00EC655F"/>
    <w:rPr>
      <w:rFonts w:hint="default" w:ascii="Verdana" w:hAnsi="Verdana"/>
      <w:b/>
      <w:bCs/>
      <w:color w:val="335687"/>
      <w:sz w:val="18"/>
      <w:szCs w:val="18"/>
    </w:rPr>
  </w:style>
  <w:style w:type="character" w:styleId="FootnoteReference">
    <w:name w:val="footnote reference"/>
    <w:locked/>
    <w:rsid w:val="00EC655F"/>
    <w:rPr>
      <w:vertAlign w:val="superscript"/>
    </w:rPr>
  </w:style>
  <w:style w:type="paragraph" w:styleId="FootnoteText">
    <w:name w:val="footnote text"/>
    <w:basedOn w:val="Normal"/>
    <w:link w:val="FootnoteTextChar"/>
    <w:locked/>
    <w:rsid w:val="00EC655F"/>
    <w:pPr>
      <w:spacing w:before="0"/>
      <w:jc w:val="left"/>
    </w:pPr>
    <w:rPr>
      <w:rFonts w:ascii="Arial Narrow" w:hAnsi="Arial Narrow"/>
      <w:sz w:val="16"/>
      <w:szCs w:val="16"/>
    </w:rPr>
  </w:style>
  <w:style w:type="character" w:styleId="CommentReference">
    <w:name w:val="annotation reference"/>
    <w:uiPriority w:val="99"/>
    <w:locked/>
    <w:rsid w:val="00EC655F"/>
    <w:rPr>
      <w:sz w:val="16"/>
      <w:szCs w:val="16"/>
    </w:rPr>
  </w:style>
  <w:style w:type="paragraph" w:styleId="AHeading1" w:customStyle="1">
    <w:name w:val="AHeading 1"/>
    <w:basedOn w:val="Normal"/>
    <w:semiHidden/>
    <w:locked/>
    <w:rsid w:val="00EC655F"/>
    <w:pPr>
      <w:spacing w:before="480"/>
      <w:ind w:left="547" w:hanging="547"/>
      <w:jc w:val="center"/>
    </w:pPr>
    <w:rPr>
      <w:b/>
    </w:rPr>
  </w:style>
  <w:style w:type="paragraph" w:styleId="Outlinebullet2" w:customStyle="1">
    <w:name w:val="Outline bullet 2"/>
    <w:basedOn w:val="outlinebullet1"/>
    <w:autoRedefine/>
    <w:semiHidden/>
    <w:locked/>
    <w:rsid w:val="00EC655F"/>
    <w:pPr>
      <w:tabs>
        <w:tab w:val="clear" w:pos="360"/>
        <w:tab w:val="clear" w:pos="900"/>
        <w:tab w:val="num" w:pos="1266"/>
      </w:tabs>
      <w:ind w:left="1266"/>
    </w:pPr>
    <w:rPr>
      <w:snapToGrid w:val="0"/>
    </w:rPr>
  </w:style>
  <w:style w:type="paragraph" w:styleId="outlinebullet1" w:customStyle="1">
    <w:name w:val="outline bullet 1"/>
    <w:basedOn w:val="Normal"/>
    <w:semiHidden/>
    <w:locked/>
    <w:rsid w:val="00EC655F"/>
    <w:pPr>
      <w:tabs>
        <w:tab w:val="left" w:pos="360"/>
        <w:tab w:val="left" w:pos="900"/>
      </w:tabs>
      <w:spacing w:before="60"/>
      <w:ind w:left="900" w:hanging="360"/>
      <w:jc w:val="left"/>
    </w:pPr>
  </w:style>
  <w:style w:type="paragraph" w:styleId="CommentText">
    <w:name w:val="annotation text"/>
    <w:basedOn w:val="Normal"/>
    <w:link w:val="CommentTextChar"/>
    <w:uiPriority w:val="99"/>
    <w:locked/>
    <w:rsid w:val="00EC655F"/>
    <w:rPr>
      <w:rFonts w:cs="Times New Roman"/>
    </w:rPr>
  </w:style>
  <w:style w:type="paragraph" w:styleId="BalloonText">
    <w:name w:val="Balloon Text"/>
    <w:basedOn w:val="Normal"/>
    <w:semiHidden/>
    <w:locked/>
    <w:rsid w:val="00EC655F"/>
    <w:rPr>
      <w:rFonts w:ascii="Tahoma" w:hAnsi="Tahoma" w:cs="Tahoma"/>
      <w:sz w:val="16"/>
      <w:szCs w:val="16"/>
    </w:rPr>
  </w:style>
  <w:style w:type="table" w:styleId="TableGrid">
    <w:name w:val="Table Grid"/>
    <w:aliases w:val="Avaya Table Grid"/>
    <w:basedOn w:val="TableNormal"/>
    <w:uiPriority w:val="99"/>
    <w:rsid w:val="00EC655F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pacer" w:customStyle="1">
    <w:name w:val="A_Spacer"/>
    <w:semiHidden/>
    <w:locked/>
    <w:rsid w:val="00EC655F"/>
    <w:rPr>
      <w:sz w:val="12"/>
    </w:rPr>
  </w:style>
  <w:style w:type="paragraph" w:styleId="ARBullet1" w:customStyle="1">
    <w:name w:val="AR_Bullet1"/>
    <w:link w:val="ARBullet1Char"/>
    <w:semiHidden/>
    <w:locked/>
    <w:rsid w:val="00EC655F"/>
    <w:pPr>
      <w:numPr>
        <w:numId w:val="14"/>
      </w:numPr>
      <w:spacing w:before="120"/>
    </w:pPr>
    <w:rPr>
      <w:rFonts w:ascii="Verdana" w:hAnsi="Verdana"/>
      <w:bCs/>
      <w:iCs/>
    </w:rPr>
  </w:style>
  <w:style w:type="paragraph" w:styleId="ARBullet2" w:customStyle="1">
    <w:name w:val="AR_Bullet2"/>
    <w:basedOn w:val="ARNorm"/>
    <w:semiHidden/>
    <w:locked/>
    <w:rsid w:val="00EC655F"/>
    <w:pPr>
      <w:numPr>
        <w:ilvl w:val="1"/>
        <w:numId w:val="15"/>
      </w:numPr>
    </w:pPr>
    <w:rPr>
      <w:lang w:val="en-US"/>
    </w:rPr>
  </w:style>
  <w:style w:type="paragraph" w:styleId="ARBullet3" w:customStyle="1">
    <w:name w:val="AR_Bullet3"/>
    <w:basedOn w:val="ARNorm"/>
    <w:semiHidden/>
    <w:locked/>
    <w:rsid w:val="00EC655F"/>
    <w:pPr>
      <w:numPr>
        <w:ilvl w:val="1"/>
        <w:numId w:val="17"/>
      </w:numPr>
      <w:tabs>
        <w:tab w:val="clear" w:pos="576"/>
        <w:tab w:val="num" w:pos="990"/>
      </w:tabs>
      <w:ind w:left="990"/>
    </w:pPr>
  </w:style>
  <w:style w:type="paragraph" w:styleId="AHeader" w:customStyle="1">
    <w:name w:val="A_Header"/>
    <w:semiHidden/>
    <w:locked/>
    <w:rsid w:val="00EC655F"/>
  </w:style>
  <w:style w:type="paragraph" w:styleId="AFooter" w:customStyle="1">
    <w:name w:val="A_Footer"/>
    <w:semiHidden/>
    <w:locked/>
    <w:rsid w:val="00EC655F"/>
    <w:pPr>
      <w:pBdr>
        <w:top w:val="single" w:color="auto" w:sz="4" w:space="1"/>
      </w:pBdr>
      <w:tabs>
        <w:tab w:val="center" w:pos="4590"/>
        <w:tab w:val="right" w:pos="9180"/>
      </w:tabs>
    </w:pPr>
    <w:rPr>
      <w:sz w:val="18"/>
    </w:rPr>
  </w:style>
  <w:style w:type="paragraph" w:styleId="ARHead1" w:customStyle="1">
    <w:name w:val="AR_Head1"/>
    <w:basedOn w:val="ARNorm"/>
    <w:next w:val="ARNorm"/>
    <w:semiHidden/>
    <w:locked/>
    <w:rsid w:val="00EC655F"/>
    <w:pPr>
      <w:keepNext/>
    </w:pPr>
    <w:rPr>
      <w:b/>
      <w:bCs/>
      <w:sz w:val="28"/>
      <w:szCs w:val="32"/>
    </w:rPr>
  </w:style>
  <w:style w:type="paragraph" w:styleId="ARHead2" w:customStyle="1">
    <w:name w:val="AR_Head2"/>
    <w:basedOn w:val="ARNorm"/>
    <w:next w:val="ARNorm"/>
    <w:semiHidden/>
    <w:locked/>
    <w:rsid w:val="00EC655F"/>
    <w:pPr>
      <w:keepNext/>
    </w:pPr>
    <w:rPr>
      <w:b/>
      <w:bCs/>
      <w:sz w:val="26"/>
      <w:szCs w:val="32"/>
    </w:rPr>
  </w:style>
  <w:style w:type="paragraph" w:styleId="ARHead3" w:customStyle="1">
    <w:name w:val="AR_Head3"/>
    <w:basedOn w:val="ARNorm"/>
    <w:next w:val="ARNorm"/>
    <w:link w:val="ARHead3Char"/>
    <w:semiHidden/>
    <w:locked/>
    <w:rsid w:val="00EC655F"/>
    <w:pPr>
      <w:keepNext/>
    </w:pPr>
    <w:rPr>
      <w:b/>
      <w:bCs/>
      <w:sz w:val="24"/>
      <w:szCs w:val="28"/>
    </w:rPr>
  </w:style>
  <w:style w:type="paragraph" w:styleId="ATM" w:customStyle="1">
    <w:name w:val="A_TM"/>
    <w:next w:val="ARNorm"/>
    <w:semiHidden/>
    <w:locked/>
    <w:rsid w:val="00EC655F"/>
    <w:pPr>
      <w:spacing w:before="120"/>
    </w:pPr>
    <w:rPr>
      <w:sz w:val="16"/>
    </w:rPr>
  </w:style>
  <w:style w:type="paragraph" w:styleId="ARTableText" w:customStyle="1">
    <w:name w:val="AR_TableText"/>
    <w:basedOn w:val="ARNorm"/>
    <w:semiHidden/>
    <w:locked/>
    <w:rsid w:val="00EC655F"/>
    <w:rPr>
      <w:rFonts w:eastAsia="MS Mincho"/>
      <w:sz w:val="18"/>
      <w:szCs w:val="18"/>
      <w:lang w:val="en-US"/>
    </w:rPr>
  </w:style>
  <w:style w:type="paragraph" w:styleId="ATableSubhead" w:customStyle="1">
    <w:name w:val="A_TableSubhead"/>
    <w:basedOn w:val="ARNorm"/>
    <w:semiHidden/>
    <w:locked/>
    <w:rsid w:val="00EC655F"/>
    <w:pPr>
      <w:spacing w:before="0"/>
    </w:pPr>
    <w:rPr>
      <w:rFonts w:ascii="Arial Narrow" w:hAnsi="Arial Narrow"/>
      <w:b/>
      <w:bCs/>
      <w:sz w:val="18"/>
    </w:rPr>
  </w:style>
  <w:style w:type="paragraph" w:styleId="ATableHeader" w:customStyle="1">
    <w:name w:val="A_TableHeader"/>
    <w:semiHidden/>
    <w:locked/>
    <w:rsid w:val="00EC655F"/>
    <w:pPr>
      <w:jc w:val="center"/>
    </w:pPr>
    <w:rPr>
      <w:b/>
      <w:bCs/>
      <w:color w:val="FFFFFF"/>
      <w:sz w:val="18"/>
    </w:rPr>
  </w:style>
  <w:style w:type="paragraph" w:styleId="ARhead5" w:customStyle="1">
    <w:name w:val="AR_head5"/>
    <w:basedOn w:val="ARNorm"/>
    <w:link w:val="ARhead5Char"/>
    <w:semiHidden/>
    <w:locked/>
    <w:rsid w:val="00EC655F"/>
    <w:pPr>
      <w:keepNext/>
    </w:pPr>
    <w:rPr>
      <w:sz w:val="22"/>
      <w:szCs w:val="21"/>
    </w:rPr>
  </w:style>
  <w:style w:type="character" w:styleId="ARhead5Char" w:customStyle="1">
    <w:name w:val="AR_head5 Char"/>
    <w:link w:val="ARhead5"/>
    <w:rsid w:val="00EC655F"/>
    <w:rPr>
      <w:rFonts w:ascii="Verdana" w:hAnsi="Verdana"/>
      <w:b w:val="0"/>
      <w:bCs w:val="0"/>
      <w:sz w:val="22"/>
      <w:szCs w:val="21"/>
      <w:lang w:val="en-GB" w:eastAsia="en-US" w:bidi="ar-SA"/>
    </w:rPr>
  </w:style>
  <w:style w:type="paragraph" w:styleId="ARNum" w:customStyle="1">
    <w:name w:val="AR_Num"/>
    <w:basedOn w:val="ARNorm"/>
    <w:semiHidden/>
    <w:locked/>
    <w:rsid w:val="00EC655F"/>
    <w:pPr>
      <w:numPr>
        <w:numId w:val="16"/>
      </w:numPr>
      <w:ind w:left="360" w:hanging="360"/>
    </w:pPr>
  </w:style>
  <w:style w:type="paragraph" w:styleId="Footnote" w:customStyle="1">
    <w:name w:val="Footnote"/>
    <w:basedOn w:val="FootnoteText"/>
    <w:link w:val="FootnoteChar"/>
    <w:semiHidden/>
    <w:locked/>
    <w:rsid w:val="00EC655F"/>
    <w:rPr>
      <w:rFonts w:ascii="Verdana" w:hAnsi="Verdana"/>
      <w:sz w:val="13"/>
      <w:szCs w:val="17"/>
    </w:rPr>
  </w:style>
  <w:style w:type="character" w:styleId="padded5px1" w:customStyle="1">
    <w:name w:val="padded5px1"/>
    <w:semiHidden/>
    <w:locked/>
    <w:rsid w:val="00EC655F"/>
    <w:rPr>
      <w:rFonts w:eastAsia="MS Mincho"/>
      <w:sz w:val="24"/>
      <w:szCs w:val="24"/>
      <w:lang w:val="en-US" w:eastAsia="ja-JP" w:bidi="ar-SA"/>
    </w:rPr>
  </w:style>
  <w:style w:type="paragraph" w:styleId="ARhead6" w:customStyle="1">
    <w:name w:val="AR_head6"/>
    <w:basedOn w:val="ARNorm"/>
    <w:link w:val="ARhead6Char"/>
    <w:semiHidden/>
    <w:locked/>
    <w:rsid w:val="00EC655F"/>
    <w:rPr>
      <w:b/>
      <w:bCs/>
      <w:sz w:val="22"/>
      <w:szCs w:val="19"/>
    </w:rPr>
  </w:style>
  <w:style w:type="character" w:styleId="ARhead6Char" w:customStyle="1">
    <w:name w:val="AR_head6 Char"/>
    <w:link w:val="ARhead6"/>
    <w:rsid w:val="00EC655F"/>
    <w:rPr>
      <w:rFonts w:ascii="Verdana" w:hAnsi="Verdana"/>
      <w:b/>
      <w:bCs/>
      <w:sz w:val="22"/>
      <w:szCs w:val="19"/>
      <w:lang w:val="en-GB" w:eastAsia="en-US" w:bidi="ar-SA"/>
    </w:rPr>
  </w:style>
  <w:style w:type="paragraph" w:styleId="AR" w:customStyle="1">
    <w:name w:val="AR"/>
    <w:next w:val="Normal"/>
    <w:semiHidden/>
    <w:locked/>
    <w:rsid w:val="00EC655F"/>
    <w:pPr>
      <w:keepNext/>
      <w:spacing w:before="120"/>
    </w:pPr>
    <w:rPr>
      <w:b/>
      <w:bCs/>
      <w:iCs/>
      <w:color w:val="0000FF"/>
      <w:sz w:val="22"/>
    </w:rPr>
  </w:style>
  <w:style w:type="character" w:styleId="FollowedHyperlink">
    <w:name w:val="FollowedHyperlink"/>
    <w:locked/>
    <w:rsid w:val="004A02E4"/>
    <w:rPr>
      <w:rFonts w:ascii="Arial" w:hAnsi="Arial" w:eastAsia="MS Mincho"/>
      <w:color w:val="0000FF"/>
      <w:sz w:val="18"/>
      <w:szCs w:val="24"/>
      <w:u w:val="single"/>
      <w:lang w:val="en-US" w:eastAsia="ja-JP" w:bidi="ar-SA"/>
    </w:rPr>
  </w:style>
  <w:style w:type="character" w:styleId="ccmtdefault" w:customStyle="1">
    <w:name w:val="ccmtdefault"/>
    <w:semiHidden/>
    <w:locked/>
    <w:rsid w:val="00EC655F"/>
    <w:rPr>
      <w:rFonts w:eastAsia="MS Mincho"/>
      <w:sz w:val="24"/>
      <w:szCs w:val="24"/>
      <w:lang w:val="en-US" w:eastAsia="ja-JP" w:bidi="ar-SA"/>
    </w:rPr>
  </w:style>
  <w:style w:type="paragraph" w:styleId="ImageHead" w:customStyle="1">
    <w:name w:val="ImageHead"/>
    <w:basedOn w:val="ARNorm"/>
    <w:semiHidden/>
    <w:locked/>
    <w:rsid w:val="00EC655F"/>
    <w:pPr>
      <w:keepNext/>
      <w:jc w:val="center"/>
    </w:pPr>
    <w:rPr>
      <w:b/>
      <w:i/>
      <w:color w:val="000000"/>
      <w:sz w:val="22"/>
    </w:rPr>
  </w:style>
  <w:style w:type="character" w:styleId="PageNumber">
    <w:name w:val="page number"/>
    <w:basedOn w:val="DefaultParagraphFont"/>
    <w:locked/>
    <w:rsid w:val="00EC655F"/>
  </w:style>
  <w:style w:type="paragraph" w:styleId="ImageHeader" w:customStyle="1">
    <w:name w:val="Image Header"/>
    <w:basedOn w:val="Heading5"/>
    <w:link w:val="ImageHeaderChar"/>
    <w:semiHidden/>
    <w:locked/>
    <w:rsid w:val="00EC655F"/>
    <w:pPr>
      <w:keepLines/>
      <w:tabs>
        <w:tab w:val="clear" w:pos="-360"/>
      </w:tabs>
      <w:spacing w:before="0"/>
      <w:jc w:val="center"/>
    </w:pPr>
    <w:rPr>
      <w:b/>
      <w:szCs w:val="24"/>
    </w:rPr>
  </w:style>
  <w:style w:type="character" w:styleId="ImageHeaderChar" w:customStyle="1">
    <w:name w:val="Image Header Char"/>
    <w:link w:val="ImageHeader"/>
    <w:rsid w:val="00EC655F"/>
    <w:rPr>
      <w:rFonts w:ascii="Arial" w:hAnsi="Arial"/>
      <w:b/>
      <w:noProof/>
      <w:color w:val="000000"/>
      <w:sz w:val="24"/>
      <w:szCs w:val="24"/>
      <w:lang w:val="en-US" w:eastAsia="en-US" w:bidi="ar-SA"/>
    </w:rPr>
  </w:style>
  <w:style w:type="character" w:styleId="FootnoteTextChar" w:customStyle="1">
    <w:name w:val="Footnote Text Char"/>
    <w:link w:val="FootnoteText"/>
    <w:rsid w:val="00EC655F"/>
    <w:rPr>
      <w:rFonts w:ascii="Arial Narrow" w:hAnsi="Arial Narrow" w:cs="Arial"/>
      <w:sz w:val="16"/>
      <w:szCs w:val="16"/>
      <w:lang w:val="en-US" w:eastAsia="en-US" w:bidi="ar-SA"/>
    </w:rPr>
  </w:style>
  <w:style w:type="character" w:styleId="FootnoteChar" w:customStyle="1">
    <w:name w:val="Footnote Char"/>
    <w:link w:val="Footnote"/>
    <w:rsid w:val="00EC655F"/>
    <w:rPr>
      <w:rFonts w:ascii="Verdana" w:hAnsi="Verdana" w:cs="Arial"/>
      <w:sz w:val="13"/>
      <w:szCs w:val="17"/>
      <w:lang w:val="en-US" w:eastAsia="en-US" w:bidi="ar-SA"/>
    </w:rPr>
  </w:style>
  <w:style w:type="paragraph" w:styleId="CommentSubject">
    <w:name w:val="annotation subject"/>
    <w:basedOn w:val="CommentText"/>
    <w:next w:val="CommentText"/>
    <w:semiHidden/>
    <w:locked/>
    <w:rsid w:val="00EC655F"/>
    <w:rPr>
      <w:b/>
      <w:bCs/>
    </w:rPr>
  </w:style>
  <w:style w:type="paragraph" w:styleId="NBullet1" w:customStyle="1">
    <w:name w:val="N Bullet 1"/>
    <w:basedOn w:val="Norm"/>
    <w:link w:val="NBullet1Char"/>
    <w:semiHidden/>
    <w:locked/>
    <w:rsid w:val="00EC655F"/>
    <w:pPr>
      <w:tabs>
        <w:tab w:val="num" w:pos="288"/>
      </w:tabs>
      <w:spacing w:before="120" w:after="0"/>
      <w:ind w:left="288" w:hanging="288"/>
    </w:pPr>
    <w:rPr>
      <w:sz w:val="22"/>
      <w:szCs w:val="22"/>
    </w:rPr>
  </w:style>
  <w:style w:type="character" w:styleId="NBullet1Char" w:customStyle="1">
    <w:name w:val="N Bullet 1 Char"/>
    <w:link w:val="NBullet1"/>
    <w:rsid w:val="00EC655F"/>
    <w:rPr>
      <w:rFonts w:ascii="Verdana" w:hAnsi="Verdana"/>
      <w:color w:val="000000"/>
      <w:sz w:val="22"/>
      <w:szCs w:val="22"/>
      <w:lang w:val="en-US" w:eastAsia="en-US" w:bidi="ar-SA"/>
    </w:rPr>
  </w:style>
  <w:style w:type="paragraph" w:styleId="CharCharChar1" w:customStyle="1">
    <w:name w:val="Char Char Char1"/>
    <w:basedOn w:val="Normal"/>
    <w:next w:val="Normal"/>
    <w:semiHidden/>
    <w:locked/>
    <w:rsid w:val="00EC655F"/>
    <w:pPr>
      <w:tabs>
        <w:tab w:val="num" w:pos="907"/>
      </w:tabs>
      <w:spacing w:before="0"/>
      <w:ind w:left="907" w:hanging="360"/>
      <w:jc w:val="left"/>
    </w:pPr>
    <w:rPr>
      <w:rFonts w:eastAsia="MS Mincho"/>
      <w:lang w:eastAsia="ja-JP"/>
    </w:rPr>
  </w:style>
  <w:style w:type="character" w:styleId="ARHead3Char" w:customStyle="1">
    <w:name w:val="AR_Head3 Char"/>
    <w:link w:val="ARHead3"/>
    <w:locked/>
    <w:rsid w:val="00EC655F"/>
    <w:rPr>
      <w:rFonts w:ascii="Verdana" w:hAnsi="Verdana"/>
      <w:b/>
      <w:bCs/>
      <w:sz w:val="24"/>
      <w:szCs w:val="28"/>
      <w:lang w:val="en-GB" w:eastAsia="en-US" w:bidi="ar-SA"/>
    </w:rPr>
  </w:style>
  <w:style w:type="paragraph" w:styleId="ARHead50" w:customStyle="1">
    <w:name w:val="AR_Head5"/>
    <w:basedOn w:val="Normal"/>
    <w:semiHidden/>
    <w:locked/>
    <w:rsid w:val="00EC655F"/>
    <w:pPr>
      <w:keepNext/>
    </w:pPr>
    <w:rPr>
      <w:rFonts w:ascii="Verdana" w:hAnsi="Verdana" w:cs="Verdana"/>
      <w:b/>
      <w:bCs/>
    </w:rPr>
  </w:style>
  <w:style w:type="paragraph" w:styleId="Imagehead0" w:customStyle="1">
    <w:name w:val="Image_head"/>
    <w:basedOn w:val="ARNorm"/>
    <w:link w:val="ImageheadChar"/>
    <w:semiHidden/>
    <w:locked/>
    <w:rsid w:val="00EC655F"/>
    <w:pPr>
      <w:keepNext/>
      <w:jc w:val="center"/>
    </w:pPr>
    <w:rPr>
      <w:rFonts w:cs="Verdana"/>
      <w:b/>
      <w:bCs/>
      <w:i/>
      <w:iCs/>
      <w:noProof/>
      <w:color w:val="000000"/>
      <w:sz w:val="22"/>
      <w:szCs w:val="22"/>
    </w:rPr>
  </w:style>
  <w:style w:type="paragraph" w:styleId="Response-Bullet1" w:customStyle="1">
    <w:name w:val="Response-Bullet1"/>
    <w:basedOn w:val="Response"/>
    <w:semiHidden/>
    <w:locked/>
    <w:rsid w:val="00EC655F"/>
    <w:pPr>
      <w:tabs>
        <w:tab w:val="left" w:pos="360"/>
        <w:tab w:val="num" w:pos="720"/>
      </w:tabs>
      <w:spacing w:before="60" w:after="60"/>
      <w:ind w:left="720" w:hanging="360"/>
    </w:pPr>
  </w:style>
  <w:style w:type="character" w:styleId="ARBullet1Char" w:customStyle="1">
    <w:name w:val="AR_Bullet1 Char"/>
    <w:link w:val="ARBullet1"/>
    <w:semiHidden/>
    <w:locked/>
    <w:rsid w:val="00EC655F"/>
    <w:rPr>
      <w:rFonts w:ascii="Verdana" w:hAnsi="Verdana"/>
      <w:bCs/>
      <w:iCs/>
    </w:rPr>
  </w:style>
  <w:style w:type="character" w:styleId="ImageheadChar" w:customStyle="1">
    <w:name w:val="Image_head Char"/>
    <w:link w:val="Imagehead0"/>
    <w:locked/>
    <w:rsid w:val="00EC655F"/>
    <w:rPr>
      <w:rFonts w:ascii="Verdana" w:hAnsi="Verdana" w:cs="Verdana"/>
      <w:b/>
      <w:bCs/>
      <w:i/>
      <w:iCs/>
      <w:noProof/>
      <w:color w:val="000000"/>
      <w:sz w:val="22"/>
      <w:szCs w:val="22"/>
      <w:lang w:val="en-GB" w:eastAsia="en-US" w:bidi="ar-SA"/>
    </w:rPr>
  </w:style>
  <w:style w:type="paragraph" w:styleId="FigureTitle" w:customStyle="1">
    <w:name w:val="Figure Title"/>
    <w:next w:val="Normal"/>
    <w:semiHidden/>
    <w:locked/>
    <w:rsid w:val="00EC655F"/>
    <w:pPr>
      <w:spacing w:before="120" w:after="120"/>
      <w:jc w:val="center"/>
    </w:pPr>
    <w:rPr>
      <w:rFonts w:ascii="Verdana" w:hAnsi="Verdana" w:eastAsia="MS Mincho"/>
      <w:b/>
    </w:rPr>
  </w:style>
  <w:style w:type="paragraph" w:styleId="Response" w:customStyle="1">
    <w:name w:val="Response"/>
    <w:link w:val="ResponseChar"/>
    <w:semiHidden/>
    <w:locked/>
    <w:rsid w:val="00EC655F"/>
    <w:pPr>
      <w:spacing w:before="120" w:after="120"/>
    </w:pPr>
    <w:rPr>
      <w:rFonts w:ascii="Verdana" w:hAnsi="Verdana"/>
      <w:sz w:val="24"/>
      <w:szCs w:val="24"/>
    </w:rPr>
  </w:style>
  <w:style w:type="paragraph" w:styleId="TableText" w:customStyle="1">
    <w:name w:val="TableText"/>
    <w:basedOn w:val="Normal"/>
    <w:semiHidden/>
    <w:locked/>
    <w:rsid w:val="00EC655F"/>
    <w:pPr>
      <w:spacing w:before="40" w:after="40"/>
      <w:jc w:val="left"/>
    </w:pPr>
    <w:rPr>
      <w:rFonts w:ascii="Verdana" w:hAnsi="Verdana"/>
    </w:rPr>
  </w:style>
  <w:style w:type="character" w:styleId="ResponseChar" w:customStyle="1">
    <w:name w:val="Response Char"/>
    <w:link w:val="Response"/>
    <w:semiHidden/>
    <w:rsid w:val="00EC655F"/>
    <w:rPr>
      <w:rFonts w:ascii="Verdana" w:hAnsi="Verdana"/>
      <w:sz w:val="24"/>
      <w:szCs w:val="24"/>
      <w:lang w:val="en-US" w:eastAsia="en-US" w:bidi="ar-SA"/>
    </w:rPr>
  </w:style>
  <w:style w:type="paragraph" w:styleId="ARTableHead1" w:customStyle="1">
    <w:name w:val="AR_TableHead1"/>
    <w:basedOn w:val="ARNorm"/>
    <w:semiHidden/>
    <w:locked/>
    <w:rsid w:val="00EC655F"/>
    <w:pPr>
      <w:spacing w:before="60" w:after="60"/>
      <w:jc w:val="center"/>
    </w:pPr>
    <w:rPr>
      <w:b/>
      <w:color w:val="FFFFFF"/>
    </w:rPr>
  </w:style>
  <w:style w:type="character" w:styleId="Heading2Char1" w:customStyle="1">
    <w:name w:val="Heading 2 Char1"/>
    <w:aliases w:val="ToolsHeading 2 Char,H2 Char,h2 Char,l2 Char,list 2 Char,list 2 Char,heading 2TOC Char,List level 2 Char,2 Char,Header 2 Char,Heading 2 Char Char,2nd level Char,L1 Heading 2 Char,u2 Char,A Char,A.B.C. Char,Head 2 Char,Proposal2 Char"/>
    <w:link w:val="Heading2"/>
    <w:rsid w:val="00D27947"/>
    <w:rPr>
      <w:rFonts w:ascii="Arial Bold" w:hAnsi="Arial Bold"/>
      <w:b/>
      <w:noProof/>
      <w:sz w:val="28"/>
    </w:rPr>
  </w:style>
  <w:style w:type="paragraph" w:styleId="Default" w:customStyle="1">
    <w:name w:val="Default"/>
    <w:locked/>
    <w:rsid w:val="00EC655F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M46" w:customStyle="1">
    <w:name w:val="CM46"/>
    <w:basedOn w:val="Default"/>
    <w:next w:val="Default"/>
    <w:semiHidden/>
    <w:locked/>
    <w:rsid w:val="00EC655F"/>
    <w:pPr>
      <w:spacing w:after="110"/>
    </w:pPr>
    <w:rPr>
      <w:rFonts w:cs="Times New Roman"/>
      <w:color w:val="auto"/>
    </w:rPr>
  </w:style>
  <w:style w:type="paragraph" w:styleId="WZNorm" w:customStyle="1">
    <w:name w:val="WZ_Norm"/>
    <w:link w:val="WZNormChar"/>
    <w:rsid w:val="00EC655F"/>
    <w:pPr>
      <w:spacing w:before="120"/>
      <w:jc w:val="both"/>
    </w:pPr>
    <w:rPr>
      <w:sz w:val="22"/>
      <w:szCs w:val="18"/>
    </w:rPr>
  </w:style>
  <w:style w:type="character" w:styleId="WZNormChar" w:customStyle="1">
    <w:name w:val="WZ_Norm Char"/>
    <w:link w:val="WZNorm"/>
    <w:rsid w:val="00EC655F"/>
    <w:rPr>
      <w:rFonts w:ascii="Arial" w:hAnsi="Arial" w:cs="Arial"/>
      <w:sz w:val="22"/>
      <w:szCs w:val="18"/>
      <w:lang w:val="en-US" w:eastAsia="en-US" w:bidi="ar-SA"/>
    </w:rPr>
  </w:style>
  <w:style w:type="paragraph" w:styleId="WZBullet1" w:customStyle="1">
    <w:name w:val="WZ_Bullet1"/>
    <w:basedOn w:val="WZNorm"/>
    <w:rsid w:val="00EC655F"/>
    <w:pPr>
      <w:numPr>
        <w:numId w:val="18"/>
      </w:numPr>
    </w:pPr>
  </w:style>
  <w:style w:type="paragraph" w:styleId="WZBullet2" w:customStyle="1">
    <w:name w:val="WZ_Bullet2"/>
    <w:basedOn w:val="WZBullet1"/>
    <w:rsid w:val="00EC655F"/>
    <w:pPr>
      <w:numPr>
        <w:ilvl w:val="1"/>
        <w:numId w:val="19"/>
      </w:numPr>
      <w:tabs>
        <w:tab w:val="clear" w:pos="1440"/>
        <w:tab w:val="num" w:pos="1170"/>
      </w:tabs>
      <w:ind w:left="1170"/>
    </w:pPr>
  </w:style>
  <w:style w:type="paragraph" w:styleId="WZHeading1" w:customStyle="1">
    <w:name w:val="WZ_Heading1"/>
    <w:basedOn w:val="WZNorm"/>
    <w:next w:val="WZNorm"/>
    <w:link w:val="WZHeading1Char"/>
    <w:rsid w:val="00EC655F"/>
    <w:pPr>
      <w:keepNext/>
      <w:spacing w:before="240"/>
    </w:pPr>
    <w:rPr>
      <w:b/>
      <w:color w:val="CC0000"/>
      <w:spacing w:val="20"/>
      <w:sz w:val="32"/>
      <w:szCs w:val="32"/>
    </w:rPr>
  </w:style>
  <w:style w:type="paragraph" w:styleId="WZHeading4" w:customStyle="1">
    <w:name w:val="WZ_Heading4"/>
    <w:basedOn w:val="WZHeading3"/>
    <w:next w:val="WZNorm"/>
    <w:link w:val="WZHeading4Char"/>
    <w:rsid w:val="00EC655F"/>
    <w:rPr>
      <w:sz w:val="24"/>
      <w:szCs w:val="22"/>
    </w:rPr>
  </w:style>
  <w:style w:type="character" w:styleId="WZHeading4Char" w:customStyle="1">
    <w:name w:val="WZ_Heading4 Char"/>
    <w:link w:val="WZHeading4"/>
    <w:rsid w:val="00EC655F"/>
    <w:rPr>
      <w:rFonts w:ascii="Arial" w:hAnsi="Arial" w:cs="Arial"/>
      <w:b/>
      <w:sz w:val="24"/>
      <w:szCs w:val="22"/>
      <w:lang w:val="en-US" w:eastAsia="en-US" w:bidi="ar-SA"/>
    </w:rPr>
  </w:style>
  <w:style w:type="paragraph" w:styleId="WZHeading5" w:customStyle="1">
    <w:name w:val="WZ_Heading5"/>
    <w:basedOn w:val="WZHeading4"/>
    <w:next w:val="WZNorm"/>
    <w:rsid w:val="00EC655F"/>
    <w:rPr>
      <w:sz w:val="22"/>
    </w:rPr>
  </w:style>
  <w:style w:type="paragraph" w:styleId="WZTOCTITLE" w:customStyle="1">
    <w:name w:val="WZ_TOCTITLE"/>
    <w:basedOn w:val="WZHeading1"/>
    <w:next w:val="WZNorm"/>
    <w:rsid w:val="00EC655F"/>
  </w:style>
  <w:style w:type="paragraph" w:styleId="CoverText1" w:customStyle="1">
    <w:name w:val="Cover_Text1"/>
    <w:semiHidden/>
    <w:locked/>
    <w:rsid w:val="00EC655F"/>
    <w:pPr>
      <w:jc w:val="right"/>
    </w:pPr>
    <w:rPr>
      <w:noProof/>
    </w:rPr>
  </w:style>
  <w:style w:type="paragraph" w:styleId="CoverCustName" w:customStyle="1">
    <w:name w:val="CoverCustName"/>
    <w:semiHidden/>
    <w:locked/>
    <w:rsid w:val="00EC655F"/>
    <w:rPr>
      <w:b/>
      <w:sz w:val="32"/>
      <w:szCs w:val="28"/>
    </w:rPr>
  </w:style>
  <w:style w:type="paragraph" w:styleId="CoverAvayaSolution" w:customStyle="1">
    <w:name w:val="CoverAvayaSolution"/>
    <w:next w:val="WZNorm"/>
    <w:semiHidden/>
    <w:locked/>
    <w:rsid w:val="00EC655F"/>
    <w:pPr>
      <w:spacing w:before="240"/>
    </w:pPr>
    <w:rPr>
      <w:b/>
      <w:i/>
      <w:noProof/>
      <w:color w:val="CC0000"/>
      <w:sz w:val="28"/>
    </w:rPr>
  </w:style>
  <w:style w:type="paragraph" w:styleId="WizImageHeader" w:customStyle="1">
    <w:name w:val="Wiz_Image Header"/>
    <w:basedOn w:val="WZNorm"/>
    <w:next w:val="WizImage"/>
    <w:rsid w:val="00EC655F"/>
    <w:pPr>
      <w:keepNext/>
      <w:spacing w:after="120"/>
      <w:jc w:val="center"/>
    </w:pPr>
    <w:rPr>
      <w:b/>
      <w:sz w:val="24"/>
      <w:szCs w:val="24"/>
    </w:rPr>
  </w:style>
  <w:style w:type="paragraph" w:styleId="CoverDealName" w:customStyle="1">
    <w:name w:val="CoverDealName"/>
    <w:basedOn w:val="CoverCustName"/>
    <w:next w:val="WZNorm"/>
    <w:semiHidden/>
    <w:locked/>
    <w:rsid w:val="00EC655F"/>
    <w:pPr>
      <w:spacing w:before="120" w:after="120"/>
    </w:pPr>
    <w:rPr>
      <w:sz w:val="28"/>
    </w:rPr>
  </w:style>
  <w:style w:type="paragraph" w:styleId="WizImage" w:customStyle="1">
    <w:name w:val="Wiz_Image"/>
    <w:basedOn w:val="WZNorm"/>
    <w:next w:val="WZNorm"/>
    <w:rsid w:val="00EC655F"/>
    <w:pPr>
      <w:spacing w:after="120"/>
      <w:jc w:val="center"/>
    </w:pPr>
    <w:rPr>
      <w:szCs w:val="22"/>
    </w:rPr>
  </w:style>
  <w:style w:type="paragraph" w:styleId="WZFootnote" w:customStyle="1">
    <w:name w:val="WZ_Footnote"/>
    <w:basedOn w:val="WZNorm"/>
    <w:link w:val="WZFootnoteChar"/>
    <w:rsid w:val="00EC655F"/>
    <w:pPr>
      <w:tabs>
        <w:tab w:val="left" w:pos="360"/>
      </w:tabs>
      <w:ind w:left="360" w:hanging="360"/>
    </w:pPr>
    <w:rPr>
      <w:sz w:val="18"/>
      <w:szCs w:val="16"/>
    </w:rPr>
  </w:style>
  <w:style w:type="paragraph" w:styleId="attn" w:customStyle="1">
    <w:name w:val="attn"/>
    <w:basedOn w:val="WZHeading1"/>
    <w:link w:val="attnChar"/>
    <w:semiHidden/>
    <w:locked/>
    <w:rsid w:val="00EC655F"/>
    <w:pPr>
      <w:pBdr>
        <w:top w:val="thinThickSmallGap" w:color="CC0000" w:sz="24" w:space="1"/>
        <w:left w:val="thinThickSmallGap" w:color="CC0000" w:sz="24" w:space="4"/>
        <w:bottom w:val="thickThinSmallGap" w:color="CC0000" w:sz="24" w:space="1"/>
        <w:right w:val="thickThinSmallGap" w:color="CC0000" w:sz="24" w:space="4"/>
      </w:pBdr>
    </w:pPr>
    <w:rPr>
      <w:b w:val="0"/>
    </w:rPr>
  </w:style>
  <w:style w:type="character" w:styleId="WZHeading1Char" w:customStyle="1">
    <w:name w:val="WZ_Heading1 Char"/>
    <w:link w:val="WZHeading1"/>
    <w:rsid w:val="00EC655F"/>
    <w:rPr>
      <w:rFonts w:ascii="Arial" w:hAnsi="Arial" w:cs="Arial"/>
      <w:b/>
      <w:color w:val="CC0000"/>
      <w:spacing w:val="20"/>
      <w:sz w:val="32"/>
      <w:szCs w:val="32"/>
      <w:lang w:val="en-US" w:eastAsia="en-US" w:bidi="ar-SA"/>
    </w:rPr>
  </w:style>
  <w:style w:type="character" w:styleId="attnChar" w:customStyle="1">
    <w:name w:val="attn Char"/>
    <w:link w:val="attn"/>
    <w:rsid w:val="00EC655F"/>
    <w:rPr>
      <w:rFonts w:ascii="Arial" w:hAnsi="Arial" w:cs="Arial"/>
      <w:b w:val="0"/>
      <w:color w:val="CC0000"/>
      <w:spacing w:val="20"/>
      <w:sz w:val="32"/>
      <w:szCs w:val="32"/>
      <w:lang w:val="en-US" w:eastAsia="en-US" w:bidi="ar-SA"/>
    </w:rPr>
  </w:style>
  <w:style w:type="paragraph" w:styleId="WZHeading2" w:customStyle="1">
    <w:name w:val="WZ_Heading2"/>
    <w:basedOn w:val="WZNorm"/>
    <w:next w:val="WZNorm"/>
    <w:link w:val="WZHeading2Char"/>
    <w:rsid w:val="00EC655F"/>
    <w:pPr>
      <w:keepNext/>
    </w:pPr>
    <w:rPr>
      <w:b/>
      <w:sz w:val="28"/>
      <w:szCs w:val="28"/>
    </w:rPr>
  </w:style>
  <w:style w:type="paragraph" w:styleId="WZHeading3" w:customStyle="1">
    <w:name w:val="WZ_Heading3"/>
    <w:basedOn w:val="WZHeading2"/>
    <w:next w:val="WZNorm"/>
    <w:rsid w:val="00EC655F"/>
    <w:rPr>
      <w:sz w:val="26"/>
      <w:szCs w:val="26"/>
    </w:rPr>
  </w:style>
  <w:style w:type="paragraph" w:styleId="WZTableMainheadC" w:customStyle="1">
    <w:name w:val="WZ_TableMainhead C"/>
    <w:basedOn w:val="WZNorm"/>
    <w:rsid w:val="00EC655F"/>
    <w:pPr>
      <w:keepNext/>
      <w:spacing w:after="120"/>
      <w:jc w:val="center"/>
    </w:pPr>
    <w:rPr>
      <w:b/>
      <w:color w:val="FFFFFF"/>
      <w:sz w:val="24"/>
    </w:rPr>
  </w:style>
  <w:style w:type="paragraph" w:styleId="WZTableTxt" w:customStyle="1">
    <w:name w:val="WZ_TableTxt"/>
    <w:basedOn w:val="WZNorm"/>
    <w:rsid w:val="00EC655F"/>
    <w:pPr>
      <w:spacing w:before="60" w:after="60"/>
    </w:pPr>
  </w:style>
  <w:style w:type="paragraph" w:styleId="WZTableSubhead" w:customStyle="1">
    <w:name w:val="WZ_TableSubhead"/>
    <w:basedOn w:val="WZTableTxt"/>
    <w:rsid w:val="00EC655F"/>
    <w:rPr>
      <w:b/>
    </w:rPr>
  </w:style>
  <w:style w:type="paragraph" w:styleId="WZFooter" w:customStyle="1">
    <w:name w:val="WZ_Footer"/>
    <w:basedOn w:val="WZNorm"/>
    <w:rsid w:val="00EC655F"/>
    <w:pPr>
      <w:tabs>
        <w:tab w:val="left" w:pos="7046"/>
      </w:tabs>
      <w:jc w:val="center"/>
    </w:pPr>
    <w:rPr>
      <w:sz w:val="18"/>
      <w:szCs w:val="16"/>
    </w:rPr>
  </w:style>
  <w:style w:type="paragraph" w:styleId="WZNumBul1" w:customStyle="1">
    <w:name w:val="WZ_NumBul1"/>
    <w:basedOn w:val="WZBullet1"/>
    <w:rsid w:val="00EC655F"/>
    <w:pPr>
      <w:numPr>
        <w:ilvl w:val="2"/>
        <w:numId w:val="19"/>
      </w:numPr>
      <w:tabs>
        <w:tab w:val="clear" w:pos="2160"/>
        <w:tab w:val="num" w:pos="720"/>
      </w:tabs>
      <w:ind w:left="720"/>
    </w:pPr>
  </w:style>
  <w:style w:type="paragraph" w:styleId="WZNumBul2" w:customStyle="1">
    <w:name w:val="WZ_NumBul2"/>
    <w:basedOn w:val="WZNumBul1"/>
    <w:rsid w:val="00EC655F"/>
    <w:pPr>
      <w:tabs>
        <w:tab w:val="clear" w:pos="720"/>
        <w:tab w:val="num" w:pos="1080"/>
      </w:tabs>
      <w:ind w:left="1080"/>
    </w:pPr>
  </w:style>
  <w:style w:type="paragraph" w:styleId="WZBullet3" w:customStyle="1">
    <w:name w:val="WZ_Bullet3"/>
    <w:basedOn w:val="WZBullet2"/>
    <w:rsid w:val="00EC655F"/>
    <w:pPr>
      <w:numPr>
        <w:numId w:val="20"/>
      </w:numPr>
      <w:tabs>
        <w:tab w:val="clear" w:pos="1440"/>
        <w:tab w:val="num" w:pos="1530"/>
      </w:tabs>
      <w:ind w:left="1530"/>
    </w:pPr>
  </w:style>
  <w:style w:type="paragraph" w:styleId="WZNumBul3" w:customStyle="1">
    <w:name w:val="WZ_NumBul3"/>
    <w:basedOn w:val="WZNumBul2"/>
    <w:rsid w:val="00EC655F"/>
    <w:pPr>
      <w:tabs>
        <w:tab w:val="clear" w:pos="1080"/>
        <w:tab w:val="num" w:pos="1440"/>
      </w:tabs>
      <w:ind w:left="1440"/>
    </w:pPr>
  </w:style>
  <w:style w:type="paragraph" w:styleId="WZHeader" w:customStyle="1">
    <w:name w:val="WZ_Header"/>
    <w:rsid w:val="00EC655F"/>
    <w:pPr>
      <w:tabs>
        <w:tab w:val="left" w:pos="3600"/>
      </w:tabs>
      <w:spacing w:after="120"/>
      <w:jc w:val="right"/>
    </w:pPr>
    <w:rPr>
      <w:i/>
      <w:sz w:val="18"/>
      <w:szCs w:val="18"/>
    </w:rPr>
  </w:style>
  <w:style w:type="paragraph" w:styleId="WZPgNum" w:customStyle="1">
    <w:name w:val="WZ_PgNum"/>
    <w:basedOn w:val="WZNorm"/>
    <w:next w:val="WZNorm"/>
    <w:rsid w:val="00EC655F"/>
    <w:pPr>
      <w:widowControl w:val="0"/>
      <w:jc w:val="right"/>
    </w:pPr>
    <w:rPr>
      <w:b/>
      <w:color w:val="FFFFFF"/>
      <w:sz w:val="18"/>
    </w:rPr>
  </w:style>
  <w:style w:type="paragraph" w:styleId="WZNormHyperlink" w:customStyle="1">
    <w:name w:val="WZ_Norm_Hyperlink"/>
    <w:basedOn w:val="WZNorm"/>
    <w:next w:val="WZNorm"/>
    <w:link w:val="WZNormHyperlinkChar"/>
    <w:rsid w:val="00EC655F"/>
    <w:rPr>
      <w:color w:val="0000FF"/>
      <w:u w:val="single"/>
    </w:rPr>
  </w:style>
  <w:style w:type="paragraph" w:styleId="WZATT" w:customStyle="1">
    <w:name w:val="WZ_ATT"/>
    <w:basedOn w:val="WZNorm"/>
    <w:next w:val="WZNorm"/>
    <w:rsid w:val="00EC655F"/>
    <w:pPr>
      <w:pBdr>
        <w:top w:val="single" w:color="CC0000" w:sz="18" w:space="1"/>
        <w:left w:val="single" w:color="CC0000" w:sz="18" w:space="4"/>
        <w:bottom w:val="single" w:color="CC0000" w:sz="18" w:space="1"/>
        <w:right w:val="single" w:color="CC0000" w:sz="18" w:space="4"/>
      </w:pBdr>
      <w:spacing w:after="120"/>
    </w:pPr>
    <w:rPr>
      <w:b/>
      <w:color w:val="CC0000"/>
      <w:sz w:val="32"/>
    </w:rPr>
  </w:style>
  <w:style w:type="paragraph" w:styleId="WZNormSuperscript" w:customStyle="1">
    <w:name w:val="WZ_Norm_Superscript"/>
    <w:basedOn w:val="WZNorm"/>
    <w:next w:val="WZNorm"/>
    <w:link w:val="WZNormSuperscriptChar"/>
    <w:rsid w:val="00EC655F"/>
    <w:pPr>
      <w:spacing w:before="0"/>
    </w:pPr>
    <w:rPr>
      <w:vertAlign w:val="superscript"/>
    </w:rPr>
  </w:style>
  <w:style w:type="paragraph" w:styleId="WZTableTxtSmall" w:customStyle="1">
    <w:name w:val="WZ_TableTxt_Small"/>
    <w:rsid w:val="00EC655F"/>
    <w:pPr>
      <w:widowControl w:val="0"/>
      <w:spacing w:before="60" w:after="60"/>
    </w:pPr>
    <w:rPr>
      <w:rFonts w:ascii="Arial Narrow" w:hAnsi="Arial Narrow"/>
      <w:sz w:val="18"/>
      <w:szCs w:val="18"/>
    </w:rPr>
  </w:style>
  <w:style w:type="paragraph" w:styleId="WZTableTxtSmallBold" w:customStyle="1">
    <w:name w:val="WZ_TableTxt_Small_Bold"/>
    <w:basedOn w:val="WZTableTxtSmall"/>
    <w:rsid w:val="00EC655F"/>
    <w:rPr>
      <w:b/>
    </w:rPr>
  </w:style>
  <w:style w:type="paragraph" w:styleId="WZTableTxtSmallHeader" w:customStyle="1">
    <w:name w:val="WZ_TableTxt_Small_Header"/>
    <w:basedOn w:val="WZTableTxtSmallBold"/>
    <w:rsid w:val="00EC655F"/>
    <w:pPr>
      <w:jc w:val="center"/>
    </w:pPr>
    <w:rPr>
      <w:color w:val="FFFFFF"/>
    </w:rPr>
  </w:style>
  <w:style w:type="character" w:styleId="Emphasis">
    <w:name w:val="Emphasis"/>
    <w:uiPriority w:val="20"/>
    <w:qFormat/>
    <w:locked/>
    <w:rsid w:val="004A2B58"/>
    <w:rPr>
      <w:i/>
      <w:iCs/>
    </w:rPr>
  </w:style>
  <w:style w:type="character" w:styleId="Strong">
    <w:name w:val="Strong"/>
    <w:qFormat/>
    <w:locked/>
    <w:rsid w:val="004A2B58"/>
    <w:rPr>
      <w:b/>
      <w:bCs/>
    </w:rPr>
  </w:style>
  <w:style w:type="character" w:styleId="WZHeading2Char" w:customStyle="1">
    <w:name w:val="WZ_Heading2 Char"/>
    <w:link w:val="WZHeading2"/>
    <w:rsid w:val="004A2B58"/>
    <w:rPr>
      <w:rFonts w:ascii="Arial" w:hAnsi="Arial" w:cs="Arial"/>
      <w:b/>
      <w:sz w:val="28"/>
      <w:szCs w:val="28"/>
      <w:lang w:val="en-US" w:eastAsia="en-US" w:bidi="ar-SA"/>
    </w:rPr>
  </w:style>
  <w:style w:type="character" w:styleId="WZNormSuperscriptChar" w:customStyle="1">
    <w:name w:val="WZ_Norm_Superscript Char"/>
    <w:link w:val="WZNormSuperscript"/>
    <w:rsid w:val="00EC655F"/>
    <w:rPr>
      <w:rFonts w:ascii="Arial" w:hAnsi="Arial" w:cs="Arial"/>
      <w:sz w:val="22"/>
      <w:szCs w:val="18"/>
      <w:vertAlign w:val="superscript"/>
      <w:lang w:val="en-US" w:eastAsia="en-US" w:bidi="ar-SA"/>
    </w:rPr>
  </w:style>
  <w:style w:type="paragraph" w:styleId="WZCover1" w:customStyle="1">
    <w:name w:val="WZ_Cover1"/>
    <w:basedOn w:val="WZNorm"/>
    <w:rsid w:val="00EC655F"/>
    <w:pPr>
      <w:jc w:val="right"/>
    </w:pPr>
    <w:rPr>
      <w:b/>
      <w:i/>
      <w:color w:val="CC0000"/>
      <w:sz w:val="36"/>
      <w:szCs w:val="36"/>
    </w:rPr>
  </w:style>
  <w:style w:type="paragraph" w:styleId="WZCover2" w:customStyle="1">
    <w:name w:val="WZ_Cover2"/>
    <w:basedOn w:val="WZNorm"/>
    <w:rsid w:val="00EC655F"/>
    <w:pPr>
      <w:jc w:val="right"/>
    </w:pPr>
    <w:rPr>
      <w:b/>
      <w:sz w:val="40"/>
      <w:szCs w:val="40"/>
    </w:rPr>
  </w:style>
  <w:style w:type="paragraph" w:styleId="WZCover3" w:customStyle="1">
    <w:name w:val="WZ_Cover3"/>
    <w:basedOn w:val="WZNorm"/>
    <w:rsid w:val="00EC655F"/>
    <w:pPr>
      <w:jc w:val="right"/>
    </w:pPr>
    <w:rPr>
      <w:b/>
      <w:sz w:val="21"/>
      <w:szCs w:val="21"/>
    </w:rPr>
  </w:style>
  <w:style w:type="paragraph" w:styleId="WZHead1SubTitle" w:customStyle="1">
    <w:name w:val="WZ_Head1SubTitle"/>
    <w:basedOn w:val="WZHeading1"/>
    <w:rsid w:val="00EC655F"/>
    <w:pPr>
      <w:spacing w:before="0"/>
    </w:pPr>
    <w:rPr>
      <w:b w:val="0"/>
      <w:i/>
      <w:sz w:val="24"/>
    </w:rPr>
  </w:style>
  <w:style w:type="character" w:styleId="WZFootnoteChar" w:customStyle="1">
    <w:name w:val="WZ_Footnote Char"/>
    <w:link w:val="WZFootnote"/>
    <w:rsid w:val="00206EB0"/>
    <w:rPr>
      <w:rFonts w:ascii="Arial" w:hAnsi="Arial" w:cs="Arial"/>
      <w:sz w:val="18"/>
      <w:szCs w:val="16"/>
      <w:lang w:val="en-US" w:eastAsia="en-US" w:bidi="ar-SA"/>
    </w:rPr>
  </w:style>
  <w:style w:type="paragraph" w:styleId="WZFootnoteRef" w:customStyle="1">
    <w:name w:val="WZ_Footnote_Ref"/>
    <w:basedOn w:val="WZNorm"/>
    <w:link w:val="WZFootnoteRefCharChar"/>
    <w:rsid w:val="00EC655F"/>
    <w:rPr>
      <w:position w:val="10"/>
      <w:sz w:val="12"/>
    </w:rPr>
  </w:style>
  <w:style w:type="character" w:styleId="WZFootnoteRefChar" w:customStyle="1">
    <w:name w:val="WZ_Footnote_Ref Char"/>
    <w:rsid w:val="00413716"/>
    <w:rPr>
      <w:rFonts w:ascii="Arial" w:hAnsi="Arial" w:cs="Arial"/>
      <w:position w:val="6"/>
      <w:sz w:val="12"/>
      <w:szCs w:val="16"/>
      <w:lang w:val="en-US" w:eastAsia="en-US" w:bidi="ar-SA"/>
    </w:rPr>
  </w:style>
  <w:style w:type="paragraph" w:styleId="WZAddress" w:customStyle="1">
    <w:name w:val="WZ_Address"/>
    <w:basedOn w:val="WZNorm"/>
    <w:rsid w:val="00EC655F"/>
    <w:pPr>
      <w:jc w:val="left"/>
    </w:pPr>
  </w:style>
  <w:style w:type="paragraph" w:styleId="WZTOC1" w:customStyle="1">
    <w:name w:val="WZ_TOC1"/>
    <w:basedOn w:val="TOC1"/>
    <w:rsid w:val="00EC655F"/>
    <w:pPr>
      <w:tabs>
        <w:tab w:val="clear" w:pos="8630"/>
        <w:tab w:val="right" w:leader="dot" w:pos="9270"/>
      </w:tabs>
    </w:pPr>
  </w:style>
  <w:style w:type="paragraph" w:styleId="WZTOC2" w:customStyle="1">
    <w:name w:val="WZ_TOC2"/>
    <w:basedOn w:val="TOC2"/>
    <w:rsid w:val="00EC655F"/>
    <w:pPr>
      <w:tabs>
        <w:tab w:val="clear" w:pos="8630"/>
        <w:tab w:val="right" w:leader="dot" w:pos="9270"/>
      </w:tabs>
    </w:pPr>
    <w:rPr>
      <w:noProof/>
    </w:rPr>
  </w:style>
  <w:style w:type="paragraph" w:styleId="WZTOC3" w:customStyle="1">
    <w:name w:val="WZ_TOC3"/>
    <w:basedOn w:val="TOC3"/>
    <w:rsid w:val="00EC655F"/>
    <w:pPr>
      <w:tabs>
        <w:tab w:val="right" w:leader="dot" w:pos="9278"/>
      </w:tabs>
    </w:pPr>
    <w:rPr>
      <w:noProof/>
    </w:rPr>
  </w:style>
  <w:style w:type="character" w:styleId="WZFootnoteRefCharChar" w:customStyle="1">
    <w:name w:val="WZ_Footnote_Ref Char Char"/>
    <w:link w:val="WZFootnoteRef"/>
    <w:rsid w:val="00EC655F"/>
    <w:rPr>
      <w:rFonts w:ascii="Arial" w:hAnsi="Arial" w:cs="Arial"/>
      <w:position w:val="10"/>
      <w:sz w:val="12"/>
      <w:szCs w:val="18"/>
      <w:lang w:val="en-US" w:eastAsia="en-US" w:bidi="ar-SA"/>
    </w:rPr>
  </w:style>
  <w:style w:type="paragraph" w:styleId="CQSNorm" w:customStyle="1">
    <w:name w:val="CQS_Norm"/>
    <w:link w:val="CQSNormChar"/>
    <w:rsid w:val="000D5A4C"/>
    <w:pPr>
      <w:spacing w:before="120"/>
    </w:pPr>
    <w:rPr>
      <w:szCs w:val="24"/>
    </w:rPr>
  </w:style>
  <w:style w:type="paragraph" w:styleId="CQSBul1" w:customStyle="1">
    <w:name w:val="CQS_Bul1"/>
    <w:basedOn w:val="CQSNorm"/>
    <w:rsid w:val="000D5A4C"/>
    <w:pPr>
      <w:numPr>
        <w:numId w:val="21"/>
      </w:numPr>
      <w:tabs>
        <w:tab w:val="clear" w:pos="720"/>
        <w:tab w:val="num" w:pos="288"/>
        <w:tab w:val="num" w:pos="360"/>
      </w:tabs>
      <w:ind w:left="288" w:hanging="288"/>
    </w:pPr>
  </w:style>
  <w:style w:type="character" w:styleId="CQSNormChar" w:customStyle="1">
    <w:name w:val="CQS_Norm Char"/>
    <w:link w:val="CQSNorm"/>
    <w:rsid w:val="000D5A4C"/>
    <w:rPr>
      <w:rFonts w:ascii="Arial" w:hAnsi="Arial" w:cs="Arial"/>
      <w:szCs w:val="24"/>
      <w:lang w:val="en-US" w:eastAsia="en-US" w:bidi="ar-SA"/>
    </w:rPr>
  </w:style>
  <w:style w:type="character" w:styleId="apple-converted-space" w:customStyle="1">
    <w:name w:val="apple-converted-space"/>
    <w:basedOn w:val="DefaultParagraphFont"/>
    <w:rsid w:val="009B363D"/>
  </w:style>
  <w:style w:type="character" w:styleId="apple-style-span" w:customStyle="1">
    <w:name w:val="apple-style-span"/>
    <w:basedOn w:val="DefaultParagraphFont"/>
    <w:rsid w:val="009B363D"/>
  </w:style>
  <w:style w:type="character" w:styleId="WZNormHyperlinkChar" w:customStyle="1">
    <w:name w:val="WZ_Norm_Hyperlink Char"/>
    <w:link w:val="WZNormHyperlink"/>
    <w:rsid w:val="009B363D"/>
    <w:rPr>
      <w:rFonts w:ascii="Arial" w:hAnsi="Arial" w:cs="Arial"/>
      <w:color w:val="0000FF"/>
      <w:sz w:val="22"/>
      <w:szCs w:val="18"/>
      <w:u w:val="single"/>
      <w:lang w:val="en-US" w:eastAsia="en-US" w:bidi="ar-SA"/>
    </w:rPr>
  </w:style>
  <w:style w:type="paragraph" w:styleId="ListNumber">
    <w:name w:val="List Number"/>
    <w:basedOn w:val="Normal"/>
    <w:locked/>
    <w:rsid w:val="007842F0"/>
    <w:pPr>
      <w:numPr>
        <w:numId w:val="22"/>
      </w:numPr>
    </w:pPr>
  </w:style>
  <w:style w:type="paragraph" w:styleId="StyleNormal11Left05" w:customStyle="1">
    <w:name w:val="Style Normal 11 + Left:  0.5&quot;"/>
    <w:basedOn w:val="Normal"/>
    <w:rsid w:val="005130B4"/>
    <w:pPr>
      <w:spacing w:before="0"/>
      <w:ind w:left="720"/>
      <w:jc w:val="left"/>
    </w:pPr>
    <w:rPr>
      <w:rFonts w:cs="Times New Roman"/>
    </w:rPr>
  </w:style>
  <w:style w:type="paragraph" w:styleId="Normal11" w:customStyle="1">
    <w:name w:val="Normal 11"/>
    <w:basedOn w:val="Normal"/>
    <w:link w:val="Normal11Char"/>
    <w:rsid w:val="005274F3"/>
    <w:pPr>
      <w:spacing w:before="0"/>
      <w:jc w:val="left"/>
    </w:pPr>
    <w:rPr>
      <w:rFonts w:cs="Times New Roman"/>
    </w:rPr>
  </w:style>
  <w:style w:type="character" w:styleId="Normal11Char" w:customStyle="1">
    <w:name w:val="Normal 11 Char"/>
    <w:link w:val="Normal11"/>
    <w:rsid w:val="005274F3"/>
    <w:rPr>
      <w:rFonts w:ascii="Arial" w:hAnsi="Arial"/>
      <w:lang w:val="en-US" w:eastAsia="en-US" w:bidi="ar-SA"/>
    </w:rPr>
  </w:style>
  <w:style w:type="paragraph" w:styleId="JLHeading3h3Sectionh3subheading123LevelIIforsH2" w:customStyle="1">
    <w:name w:val="JL Heading 3h3Sectionh3 sub heading1.2.3.Level II for #'sH...2"/>
    <w:basedOn w:val="Heading3"/>
    <w:rsid w:val="003D142F"/>
    <w:pPr>
      <w:tabs>
        <w:tab w:val="clear" w:pos="-360"/>
      </w:tabs>
      <w:spacing w:after="60"/>
    </w:pPr>
    <w:rPr>
      <w:rFonts w:eastAsia="Batang"/>
      <w:bCs/>
      <w:noProof w:val="0"/>
      <w:sz w:val="28"/>
      <w:u w:val="single"/>
      <w:lang w:eastAsia="ja-JP"/>
    </w:rPr>
  </w:style>
  <w:style w:type="paragraph" w:styleId="BodyText">
    <w:name w:val="Body Text"/>
    <w:aliases w:val="Body text,b"/>
    <w:basedOn w:val="Normal"/>
    <w:link w:val="BodyTextChar"/>
    <w:uiPriority w:val="99"/>
    <w:locked/>
    <w:rsid w:val="007D23C9"/>
    <w:pPr>
      <w:tabs>
        <w:tab w:val="left" w:pos="216"/>
      </w:tabs>
      <w:suppressAutoHyphens/>
      <w:spacing w:before="0" w:after="200" w:line="264" w:lineRule="exact"/>
    </w:pPr>
    <w:rPr>
      <w:rFonts w:cs="Times New Roman"/>
    </w:rPr>
  </w:style>
  <w:style w:type="character" w:styleId="BodyTextChar" w:customStyle="1">
    <w:name w:val="Body Text Char"/>
    <w:aliases w:val="Body text Char,b Char"/>
    <w:link w:val="BodyText"/>
    <w:uiPriority w:val="99"/>
    <w:locked/>
    <w:rsid w:val="007D23C9"/>
    <w:rPr>
      <w:rFonts w:ascii="Arial" w:hAnsi="Arial"/>
      <w:lang w:val="en-US" w:eastAsia="en-US" w:bidi="ar-SA"/>
    </w:rPr>
  </w:style>
  <w:style w:type="paragraph" w:styleId="BodyTextIndent">
    <w:name w:val="Body Text Indent"/>
    <w:aliases w:val="bi,bt21,bt22,bt211,bt23,bt212,bt24,bt213"/>
    <w:basedOn w:val="Normal"/>
    <w:link w:val="BodyTextIndentChar"/>
    <w:locked/>
    <w:rsid w:val="007D23C9"/>
    <w:pPr>
      <w:widowControl w:val="0"/>
      <w:spacing w:before="0"/>
      <w:jc w:val="left"/>
    </w:pPr>
    <w:rPr>
      <w:rFonts w:cs="Times New Roman"/>
      <w:i/>
    </w:rPr>
  </w:style>
  <w:style w:type="character" w:styleId="BodyTextIndentChar" w:customStyle="1">
    <w:name w:val="Body Text Indent Char"/>
    <w:aliases w:val="bi Char,bt21 Char,bt22 Char,bt211 Char,bt23 Char,bt212 Char,bt24 Char,bt213 Char"/>
    <w:link w:val="BodyTextIndent"/>
    <w:semiHidden/>
    <w:locked/>
    <w:rsid w:val="007D23C9"/>
    <w:rPr>
      <w:rFonts w:ascii="Arial" w:hAnsi="Arial"/>
      <w:i/>
      <w:sz w:val="22"/>
      <w:lang w:val="en-US" w:eastAsia="en-US" w:bidi="ar-SA"/>
    </w:rPr>
  </w:style>
  <w:style w:type="paragraph" w:styleId="StyleBodyTextBodyTextCharCharCharCharBodyTextCharCharC2" w:customStyle="1">
    <w:name w:val="Style Body TextBody Text Char Char Char CharBody Text Char Char C...2"/>
    <w:basedOn w:val="BodyText"/>
    <w:link w:val="StyleBodyTextBodyTextCharCharCharCharBodyTextCharCharC2Char"/>
    <w:rsid w:val="007D23C9"/>
    <w:pPr>
      <w:tabs>
        <w:tab w:val="clear" w:pos="216"/>
      </w:tabs>
      <w:suppressAutoHyphens w:val="0"/>
      <w:spacing w:after="0" w:line="240" w:lineRule="auto"/>
      <w:ind w:left="720"/>
      <w:jc w:val="left"/>
    </w:pPr>
    <w:rPr>
      <w:rFonts w:ascii="Times New Roman" w:hAnsi="Times New Roman"/>
      <w:b/>
      <w:spacing w:val="-5"/>
      <w:sz w:val="22"/>
      <w:szCs w:val="24"/>
    </w:rPr>
  </w:style>
  <w:style w:type="paragraph" w:styleId="MacroText">
    <w:name w:val="macro"/>
    <w:basedOn w:val="Normal"/>
    <w:link w:val="MacroTextChar"/>
    <w:semiHidden/>
    <w:locked/>
    <w:rsid w:val="007D23C9"/>
    <w:pPr>
      <w:spacing w:before="0"/>
      <w:ind w:left="1080"/>
      <w:jc w:val="left"/>
    </w:pPr>
    <w:rPr>
      <w:rFonts w:ascii="Courier New" w:hAnsi="Courier New" w:cs="Courier New"/>
      <w:spacing w:val="-5"/>
    </w:rPr>
  </w:style>
  <w:style w:type="character" w:styleId="MacroTextChar" w:customStyle="1">
    <w:name w:val="Macro Text Char"/>
    <w:link w:val="MacroText"/>
    <w:semiHidden/>
    <w:locked/>
    <w:rsid w:val="007D23C9"/>
    <w:rPr>
      <w:rFonts w:ascii="Courier New" w:hAnsi="Courier New" w:cs="Courier New"/>
      <w:spacing w:val="-5"/>
      <w:lang w:val="en-US" w:eastAsia="en-US" w:bidi="ar-SA"/>
    </w:rPr>
  </w:style>
  <w:style w:type="character" w:styleId="StyleBodyTextBodyTextCharCharCharCharBodyTextCharCharC2Char" w:customStyle="1">
    <w:name w:val="Style Body TextBody Text Char Char Char CharBody Text Char Char C...2 Char"/>
    <w:link w:val="StyleBodyTextBodyTextCharCharCharCharBodyTextCharCharC2"/>
    <w:locked/>
    <w:rsid w:val="007D23C9"/>
    <w:rPr>
      <w:b/>
      <w:spacing w:val="-5"/>
      <w:sz w:val="22"/>
      <w:szCs w:val="24"/>
      <w:lang w:val="en-US" w:eastAsia="en-US" w:bidi="ar-SA"/>
    </w:rPr>
  </w:style>
  <w:style w:type="paragraph" w:styleId="BulletList" w:customStyle="1">
    <w:name w:val="Bullet List"/>
    <w:basedOn w:val="Normal"/>
    <w:link w:val="BulletListChar"/>
    <w:rsid w:val="000030F3"/>
    <w:pPr>
      <w:tabs>
        <w:tab w:val="num" w:pos="360"/>
      </w:tabs>
      <w:ind w:left="360" w:hanging="360"/>
    </w:pPr>
    <w:rPr>
      <w:rFonts w:ascii="Palatino Linotype" w:hAnsi="Palatino Linotype" w:cs="Times New Roman"/>
    </w:rPr>
  </w:style>
  <w:style w:type="character" w:styleId="BulletListChar" w:customStyle="1">
    <w:name w:val="Bullet List Char"/>
    <w:link w:val="BulletList"/>
    <w:locked/>
    <w:rsid w:val="000030F3"/>
    <w:rPr>
      <w:rFonts w:ascii="Palatino Linotype" w:hAnsi="Palatino Linotype"/>
      <w:sz w:val="22"/>
      <w:lang w:val="en-US" w:eastAsia="en-US" w:bidi="ar-SA"/>
    </w:rPr>
  </w:style>
  <w:style w:type="character" w:styleId="StyleNormalWeb11ptBoldChar" w:customStyle="1">
    <w:name w:val="Style Normal (Web) + 11 pt Bold Char"/>
    <w:rsid w:val="000030F3"/>
    <w:rPr>
      <w:rFonts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347C69"/>
    <w:pPr>
      <w:spacing w:before="0" w:after="200"/>
      <w:ind w:left="720"/>
      <w:contextualSpacing/>
      <w:jc w:val="left"/>
    </w:pPr>
    <w:rPr>
      <w:rFonts w:ascii="Cambria" w:hAnsi="Cambria" w:cs="Times New Roman"/>
      <w:sz w:val="24"/>
      <w:szCs w:val="24"/>
    </w:rPr>
  </w:style>
  <w:style w:type="paragraph" w:styleId="PARA" w:customStyle="1">
    <w:name w:val="PARA"/>
    <w:basedOn w:val="Normal"/>
    <w:link w:val="PARAChar"/>
    <w:rsid w:val="00DB6FCB"/>
    <w:pPr>
      <w:spacing w:after="120" w:line="280" w:lineRule="atLeast"/>
      <w:ind w:left="1080"/>
    </w:pPr>
    <w:rPr>
      <w:lang w:val="en-GB"/>
    </w:rPr>
  </w:style>
  <w:style w:type="character" w:styleId="PARAChar" w:customStyle="1">
    <w:name w:val="PARA Char"/>
    <w:link w:val="PARA"/>
    <w:locked/>
    <w:rsid w:val="00DB6FCB"/>
    <w:rPr>
      <w:rFonts w:ascii="Arial" w:hAnsi="Arial" w:cs="Arial"/>
      <w:sz w:val="22"/>
      <w:lang w:val="en-GB" w:eastAsia="en-US" w:bidi="ar-SA"/>
    </w:rPr>
  </w:style>
  <w:style w:type="character" w:styleId="NormalWebChar" w:customStyle="1">
    <w:name w:val="Normal (Web) Char"/>
    <w:link w:val="NormalWeb"/>
    <w:locked/>
    <w:rsid w:val="001A056A"/>
    <w:rPr>
      <w:rFonts w:ascii="Verdana" w:hAnsi="Verdana" w:eastAsia="Arial Unicode MS" w:cs="Arial Unicode MS"/>
      <w:szCs w:val="18"/>
      <w:lang w:val="en-US" w:eastAsia="en-US" w:bidi="ar-SA"/>
    </w:rPr>
  </w:style>
  <w:style w:type="paragraph" w:styleId="JLStyleNormal1110pt" w:customStyle="1">
    <w:name w:val="JL Style Normal 11 + 10 pt"/>
    <w:basedOn w:val="Normal11"/>
    <w:rsid w:val="00472498"/>
  </w:style>
  <w:style w:type="paragraph" w:styleId="HCLBodyText" w:customStyle="1">
    <w:name w:val="HCL_Body Text"/>
    <w:basedOn w:val="Normal"/>
    <w:rsid w:val="00472498"/>
    <w:pPr>
      <w:spacing w:after="120" w:line="300" w:lineRule="exact"/>
      <w:jc w:val="left"/>
    </w:pPr>
    <w:rPr>
      <w:rFonts w:eastAsia="MS Mincho" w:cs="Times New Roman"/>
      <w:szCs w:val="24"/>
      <w:lang w:eastAsia="ja-JP"/>
    </w:rPr>
  </w:style>
  <w:style w:type="character" w:styleId="HCL-NormalTextChar" w:customStyle="1">
    <w:name w:val="HCL-NormalText Char"/>
    <w:link w:val="HCL-NormalText"/>
    <w:locked/>
    <w:rsid w:val="002D5682"/>
    <w:rPr>
      <w:rFonts w:ascii="Verdana" w:hAnsi="Verdana" w:cs="Arial"/>
      <w:lang w:val="en-GB" w:eastAsia="en-US" w:bidi="ar-SA"/>
    </w:rPr>
  </w:style>
  <w:style w:type="paragraph" w:styleId="HCL-NormalText" w:customStyle="1">
    <w:name w:val="HCL-NormalText"/>
    <w:basedOn w:val="Normal"/>
    <w:link w:val="HCL-NormalTextChar"/>
    <w:rsid w:val="002D5682"/>
    <w:pPr>
      <w:spacing w:before="0"/>
    </w:pPr>
    <w:rPr>
      <w:rFonts w:ascii="Verdana" w:hAnsi="Verdana"/>
      <w:lang w:val="en-GB"/>
    </w:rPr>
  </w:style>
  <w:style w:type="paragraph" w:styleId="Heading2Body" w:customStyle="1">
    <w:name w:val="Heading2_Body"/>
    <w:basedOn w:val="Normal"/>
    <w:rsid w:val="009F5403"/>
    <w:pPr>
      <w:spacing w:before="0"/>
      <w:ind w:left="576"/>
    </w:pPr>
    <w:rPr>
      <w:rFonts w:cs="Times New Roman"/>
    </w:rPr>
  </w:style>
  <w:style w:type="paragraph" w:styleId="Normal10pt" w:customStyle="1">
    <w:name w:val="Normal + 10 pt"/>
    <w:aliases w:val="Left:  0.5&quot;"/>
    <w:basedOn w:val="Normal"/>
    <w:rsid w:val="00456583"/>
    <w:pPr>
      <w:spacing w:before="0"/>
      <w:ind w:firstLine="720"/>
      <w:jc w:val="left"/>
    </w:pPr>
  </w:style>
  <w:style w:type="paragraph" w:styleId="textnospace" w:customStyle="1">
    <w:name w:val="textnospace"/>
    <w:basedOn w:val="Normal"/>
    <w:rsid w:val="00AB1F5A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styleId="StyleNormal11AsianBatangBlack" w:customStyle="1">
    <w:name w:val="Style Normal 11 + (Asian) Batang Black"/>
    <w:basedOn w:val="Normal11"/>
    <w:link w:val="StyleNormal11AsianBatangBlackChar"/>
    <w:rsid w:val="006D6A5F"/>
    <w:rPr>
      <w:rFonts w:eastAsia="Batang"/>
      <w:color w:val="000000"/>
    </w:rPr>
  </w:style>
  <w:style w:type="character" w:styleId="StyleNormal11AsianBatangBlackChar" w:customStyle="1">
    <w:name w:val="Style Normal 11 + (Asian) Batang Black Char"/>
    <w:link w:val="StyleNormal11AsianBatangBlack"/>
    <w:rsid w:val="006D6A5F"/>
    <w:rPr>
      <w:rFonts w:ascii="Arial" w:hAnsi="Arial" w:eastAsia="Batang"/>
      <w:color w:val="000000"/>
      <w:lang w:val="en-US" w:eastAsia="en-US" w:bidi="ar-SA"/>
    </w:rPr>
  </w:style>
  <w:style w:type="paragraph" w:styleId="bullet10" w:customStyle="1">
    <w:name w:val="bullet 1"/>
    <w:rsid w:val="004C1961"/>
    <w:pPr>
      <w:spacing w:after="120"/>
    </w:pPr>
    <w:rPr>
      <w:sz w:val="22"/>
    </w:rPr>
  </w:style>
  <w:style w:type="paragraph" w:styleId="bullettight" w:customStyle="1">
    <w:name w:val="bullet tight"/>
    <w:basedOn w:val="bullet10"/>
    <w:rsid w:val="004C1961"/>
    <w:pPr>
      <w:numPr>
        <w:numId w:val="23"/>
      </w:numPr>
      <w:spacing w:after="0"/>
    </w:pPr>
  </w:style>
  <w:style w:type="paragraph" w:styleId="Heading1Body" w:customStyle="1">
    <w:name w:val="Heading1_Body"/>
    <w:basedOn w:val="Normal"/>
    <w:rsid w:val="005A50CF"/>
    <w:pPr>
      <w:spacing w:before="0"/>
      <w:ind w:left="432"/>
      <w:jc w:val="left"/>
    </w:pPr>
    <w:rPr>
      <w:rFonts w:cs="Times New Roman"/>
    </w:rPr>
  </w:style>
  <w:style w:type="paragraph" w:styleId="StyleHeading2headlineh2Level2TopicHeadingH2L216pt" w:customStyle="1">
    <w:name w:val="Style Heading 2headlineh2Level 2 Topic HeadingH2L2 + 16 pt"/>
    <w:basedOn w:val="Heading2"/>
    <w:rsid w:val="005A50CF"/>
    <w:pPr>
      <w:tabs>
        <w:tab w:val="clear" w:pos="-360"/>
        <w:tab w:val="num" w:pos="360"/>
      </w:tabs>
      <w:spacing w:after="60"/>
      <w:ind w:left="360" w:hanging="360"/>
    </w:pPr>
    <w:rPr>
      <w:bCs/>
      <w:iCs/>
      <w:noProof w:val="0"/>
      <w:sz w:val="32"/>
      <w:szCs w:val="32"/>
      <w:u w:val="single"/>
    </w:rPr>
  </w:style>
  <w:style w:type="paragraph" w:styleId="descriptor" w:customStyle="1">
    <w:name w:val="descriptor"/>
    <w:basedOn w:val="Normal"/>
    <w:rsid w:val="00A35942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styleId="AvayaNorm" w:customStyle="1">
    <w:name w:val="Avaya Norm"/>
    <w:link w:val="AvayaNormCharChar"/>
    <w:autoRedefine/>
    <w:rsid w:val="00985358"/>
    <w:pPr>
      <w:spacing w:before="120"/>
    </w:pPr>
    <w:rPr>
      <w:rFonts w:ascii="Verdana" w:hAnsi="Verdana" w:eastAsia="MS Mincho"/>
      <w:color w:val="000080"/>
      <w:sz w:val="22"/>
      <w:szCs w:val="24"/>
    </w:rPr>
  </w:style>
  <w:style w:type="character" w:styleId="AvayaNormCharChar" w:customStyle="1">
    <w:name w:val="Avaya Norm Char Char"/>
    <w:link w:val="AvayaNorm"/>
    <w:rsid w:val="00985358"/>
    <w:rPr>
      <w:rFonts w:ascii="Verdana" w:hAnsi="Verdana" w:eastAsia="MS Mincho" w:cs="Arial"/>
      <w:color w:val="000080"/>
      <w:sz w:val="22"/>
      <w:szCs w:val="24"/>
      <w:lang w:val="en-US" w:eastAsia="en-US" w:bidi="ar-SA"/>
    </w:rPr>
  </w:style>
  <w:style w:type="paragraph" w:styleId="AvayaHead2" w:customStyle="1">
    <w:name w:val="Avaya Head 2"/>
    <w:basedOn w:val="Heading2"/>
    <w:rsid w:val="00985358"/>
    <w:pPr>
      <w:tabs>
        <w:tab w:val="clear" w:pos="-360"/>
      </w:tabs>
      <w:spacing w:before="180"/>
    </w:pPr>
    <w:rPr>
      <w:rFonts w:ascii="Verdana" w:hAnsi="Verdana"/>
      <w:bCs/>
      <w:iCs/>
      <w:noProof w:val="0"/>
      <w:color w:val="000080"/>
      <w:szCs w:val="28"/>
    </w:rPr>
  </w:style>
  <w:style w:type="paragraph" w:styleId="AvayaHead4" w:customStyle="1">
    <w:name w:val="Avaya Head 4"/>
    <w:basedOn w:val="Heading4"/>
    <w:rsid w:val="00985358"/>
    <w:pPr>
      <w:tabs>
        <w:tab w:val="clear" w:pos="-360"/>
      </w:tabs>
      <w:spacing w:after="60"/>
    </w:pPr>
    <w:rPr>
      <w:rFonts w:ascii="Verdana" w:hAnsi="Verdana"/>
      <w:bCs/>
      <w:noProof w:val="0"/>
      <w:color w:val="000080"/>
      <w:sz w:val="24"/>
      <w:szCs w:val="28"/>
    </w:rPr>
  </w:style>
  <w:style w:type="paragraph" w:styleId="infoandblue" w:customStyle="1">
    <w:name w:val="infoandblue"/>
    <w:basedOn w:val="Normal"/>
    <w:link w:val="infoandblueChar"/>
    <w:autoRedefine/>
    <w:rsid w:val="00B83CE3"/>
    <w:pPr>
      <w:spacing w:before="0"/>
      <w:jc w:val="left"/>
    </w:pPr>
    <w:rPr>
      <w:rFonts w:ascii="Calibri" w:hAnsi="Calibri" w:eastAsia="Calibri" w:cs="Times New Roman"/>
      <w:iCs/>
      <w:sz w:val="24"/>
      <w:szCs w:val="24"/>
      <w:lang w:val="en-GB"/>
    </w:rPr>
  </w:style>
  <w:style w:type="character" w:styleId="infoandblueChar" w:customStyle="1">
    <w:name w:val="infoandblue Char"/>
    <w:link w:val="infoandblue"/>
    <w:locked/>
    <w:rsid w:val="00B83CE3"/>
    <w:rPr>
      <w:rFonts w:ascii="Calibri" w:hAnsi="Calibri" w:eastAsia="Calibri" w:cs="Arial"/>
      <w:iCs/>
      <w:sz w:val="24"/>
      <w:szCs w:val="24"/>
      <w:lang w:val="en-GB"/>
    </w:rPr>
  </w:style>
  <w:style w:type="paragraph" w:styleId="DefaultText" w:customStyle="1">
    <w:name w:val="Default Text"/>
    <w:basedOn w:val="Normal"/>
    <w:rsid w:val="006A3F41"/>
    <w:pPr>
      <w:overflowPunct w:val="0"/>
      <w:autoSpaceDE w:val="0"/>
      <w:autoSpaceDN w:val="0"/>
      <w:adjustRightInd w:val="0"/>
      <w:spacing w:before="0" w:after="28"/>
      <w:jc w:val="left"/>
      <w:textAlignment w:val="baseline"/>
    </w:pPr>
    <w:rPr>
      <w:rFonts w:ascii="Helvetica" w:hAnsi="Helvetica" w:cs="Times New Roman"/>
      <w:noProof/>
      <w:sz w:val="18"/>
    </w:rPr>
  </w:style>
  <w:style w:type="paragraph" w:styleId="xl31" w:customStyle="1">
    <w:name w:val="xl31"/>
    <w:basedOn w:val="Normal"/>
    <w:rsid w:val="00CD5D15"/>
    <w:pPr>
      <w:spacing w:before="100" w:beforeAutospacing="1" w:after="100" w:afterAutospacing="1"/>
      <w:jc w:val="left"/>
    </w:pPr>
    <w:rPr>
      <w:b/>
      <w:bCs/>
      <w:szCs w:val="22"/>
    </w:rPr>
  </w:style>
  <w:style w:type="paragraph" w:styleId="StyleHeading3h3Sectionh3subheading123LevelIIforsH1" w:customStyle="1">
    <w:name w:val="Style Heading 3h3Sectionh3 sub heading1.2.3.Level II for #'sH...1"/>
    <w:basedOn w:val="Heading3"/>
    <w:link w:val="StyleHeading3h3Sectionh3subheading123LevelIIforsH1Char"/>
    <w:rsid w:val="00CD5D15"/>
    <w:pPr>
      <w:tabs>
        <w:tab w:val="clear" w:pos="-360"/>
      </w:tabs>
      <w:spacing w:after="60"/>
      <w:ind w:firstLine="14"/>
    </w:pPr>
    <w:rPr>
      <w:rFonts w:eastAsia="Batang"/>
      <w:bCs/>
      <w:iCs/>
      <w:noProof w:val="0"/>
      <w:sz w:val="28"/>
      <w:szCs w:val="28"/>
      <w:u w:val="single"/>
      <w:lang w:eastAsia="ja-JP"/>
    </w:rPr>
  </w:style>
  <w:style w:type="character" w:styleId="StyleHeading3h3Sectionh3subheading123LevelIIforsH1Char" w:customStyle="1">
    <w:name w:val="Style Heading 3h3Sectionh3 sub heading1.2.3.Level II for #'sH...1 Char"/>
    <w:link w:val="StyleHeading3h3Sectionh3subheading123LevelIIforsH1"/>
    <w:rsid w:val="00CD5D15"/>
    <w:rPr>
      <w:rFonts w:ascii="Arial" w:hAnsi="Arial" w:eastAsia="Batang"/>
      <w:b/>
      <w:bCs/>
      <w:iCs/>
      <w:sz w:val="28"/>
      <w:szCs w:val="28"/>
      <w:u w:val="single"/>
      <w:lang w:eastAsia="ja-JP"/>
    </w:rPr>
  </w:style>
  <w:style w:type="paragraph" w:styleId="NormalBullet" w:customStyle="1">
    <w:name w:val="Normal Bullet"/>
    <w:basedOn w:val="Normal"/>
    <w:link w:val="NormalBulletChar"/>
    <w:rsid w:val="00CD5D15"/>
    <w:pPr>
      <w:spacing w:before="0" w:after="60"/>
      <w:jc w:val="left"/>
    </w:pPr>
    <w:rPr>
      <w:rFonts w:ascii="Garamond" w:hAnsi="Garamond" w:eastAsia="PMingLiU" w:cs="Times New Roman"/>
      <w:sz w:val="24"/>
    </w:rPr>
  </w:style>
  <w:style w:type="character" w:styleId="NormalBulletChar" w:customStyle="1">
    <w:name w:val="Normal Bullet Char"/>
    <w:link w:val="NormalBullet"/>
    <w:locked/>
    <w:rsid w:val="00CD5D15"/>
    <w:rPr>
      <w:rFonts w:ascii="Garamond" w:hAnsi="Garamond" w:eastAsia="PMingLiU"/>
      <w:sz w:val="24"/>
    </w:rPr>
  </w:style>
  <w:style w:type="paragraph" w:styleId="Heading3Body" w:customStyle="1">
    <w:name w:val="Heading3_Body"/>
    <w:basedOn w:val="Normal"/>
    <w:rsid w:val="00AD7EF4"/>
    <w:pPr>
      <w:spacing w:before="0"/>
      <w:ind w:left="737"/>
    </w:pPr>
    <w:rPr>
      <w:rFonts w:cs="Times New Roman"/>
    </w:rPr>
  </w:style>
  <w:style w:type="paragraph" w:styleId="BodyText2">
    <w:name w:val="Body Text 2"/>
    <w:basedOn w:val="Normal"/>
    <w:link w:val="BodyText2Char"/>
    <w:locked/>
    <w:rsid w:val="004D4438"/>
    <w:pPr>
      <w:spacing w:after="120" w:line="480" w:lineRule="auto"/>
    </w:pPr>
    <w:rPr>
      <w:rFonts w:cs="Times New Roman"/>
    </w:rPr>
  </w:style>
  <w:style w:type="character" w:styleId="BodyText2Char" w:customStyle="1">
    <w:name w:val="Body Text 2 Char"/>
    <w:link w:val="BodyText2"/>
    <w:rsid w:val="004D4438"/>
    <w:rPr>
      <w:rFonts w:cs="Arial"/>
      <w:sz w:val="22"/>
      <w:szCs w:val="18"/>
    </w:rPr>
  </w:style>
  <w:style w:type="paragraph" w:styleId="Title">
    <w:name w:val="Title"/>
    <w:basedOn w:val="Normal"/>
    <w:link w:val="TitleChar"/>
    <w:qFormat/>
    <w:locked/>
    <w:rsid w:val="003755B6"/>
    <w:pPr>
      <w:widowControl w:val="0"/>
      <w:adjustRightInd w:val="0"/>
      <w:spacing w:before="0" w:after="240" w:line="360" w:lineRule="atLeast"/>
      <w:ind w:left="360"/>
      <w:jc w:val="center"/>
      <w:textAlignment w:val="baseline"/>
    </w:pPr>
    <w:rPr>
      <w:rFonts w:cs="Times New Roman"/>
      <w:b/>
    </w:rPr>
  </w:style>
  <w:style w:type="character" w:styleId="TitleChar" w:customStyle="1">
    <w:name w:val="Title Char"/>
    <w:link w:val="Title"/>
    <w:rsid w:val="003755B6"/>
    <w:rPr>
      <w:rFonts w:ascii="Arial" w:hAnsi="Arial"/>
      <w:b/>
      <w:sz w:val="22"/>
    </w:rPr>
  </w:style>
  <w:style w:type="character" w:styleId="CommentTextChar" w:customStyle="1">
    <w:name w:val="Comment Text Char"/>
    <w:link w:val="CommentText"/>
    <w:uiPriority w:val="99"/>
    <w:locked/>
    <w:rsid w:val="00723F51"/>
    <w:rPr>
      <w:rFonts w:cs="Arial"/>
      <w:szCs w:val="18"/>
    </w:rPr>
  </w:style>
  <w:style w:type="paragraph" w:styleId="JLHeading4MOO16ptItalicLeft0Firstline05" w:customStyle="1">
    <w:name w:val="JL Heading 4 MOO + 16 pt Italic Left:  0&quot; First line:  0.5..."/>
    <w:basedOn w:val="Normal"/>
    <w:link w:val="JLHeading4MOO16ptItalicLeft0Firstline05CharChar"/>
    <w:rsid w:val="007A11B9"/>
    <w:pPr>
      <w:keepNext/>
      <w:spacing w:before="0"/>
      <w:ind w:firstLine="720"/>
      <w:jc w:val="left"/>
      <w:outlineLvl w:val="3"/>
    </w:pPr>
    <w:rPr>
      <w:rFonts w:ascii="Arial Bold" w:hAnsi="Arial Bold" w:cs="Times New Roman"/>
      <w:b/>
      <w:bCs/>
      <w:szCs w:val="24"/>
      <w:lang w:eastAsia="ko-KR"/>
    </w:rPr>
  </w:style>
  <w:style w:type="character" w:styleId="JLHeading4MOO16ptItalicLeft0Firstline05CharChar" w:customStyle="1">
    <w:name w:val="JL Heading 4 MOO + 16 pt Italic Left:  0&quot; First line:  0.5... Char Char"/>
    <w:link w:val="JLHeading4MOO16ptItalicLeft0Firstline05"/>
    <w:rsid w:val="007A11B9"/>
    <w:rPr>
      <w:rFonts w:ascii="Arial Bold" w:hAnsi="Arial Bold"/>
      <w:b/>
      <w:bCs/>
      <w:szCs w:val="24"/>
      <w:lang w:eastAsia="ko-KR"/>
    </w:rPr>
  </w:style>
  <w:style w:type="paragraph" w:styleId="PlainText">
    <w:name w:val="Plain Text"/>
    <w:basedOn w:val="Normal"/>
    <w:link w:val="PlainTextChar"/>
    <w:uiPriority w:val="99"/>
    <w:unhideWhenUsed/>
    <w:locked/>
    <w:rsid w:val="00E424C9"/>
    <w:pPr>
      <w:spacing w:before="0"/>
      <w:jc w:val="left"/>
    </w:pPr>
    <w:rPr>
      <w:rFonts w:ascii="Consolas" w:hAnsi="Consolas" w:eastAsia="Calibri" w:cs="Times New Roman"/>
      <w:sz w:val="21"/>
      <w:szCs w:val="21"/>
    </w:rPr>
  </w:style>
  <w:style w:type="character" w:styleId="PlainTextChar" w:customStyle="1">
    <w:name w:val="Plain Text Char"/>
    <w:link w:val="PlainText"/>
    <w:uiPriority w:val="99"/>
    <w:rsid w:val="00E424C9"/>
    <w:rPr>
      <w:rFonts w:ascii="Consolas" w:hAnsi="Consolas" w:eastAsia="Calibri" w:cs="Times New Roman"/>
      <w:sz w:val="21"/>
      <w:szCs w:val="21"/>
    </w:rPr>
  </w:style>
  <w:style w:type="paragraph" w:styleId="LWHead4" w:customStyle="1">
    <w:name w:val="~LW Head 4"/>
    <w:basedOn w:val="Normal"/>
    <w:uiPriority w:val="99"/>
    <w:rsid w:val="00990A96"/>
    <w:pPr>
      <w:numPr>
        <w:ilvl w:val="3"/>
        <w:numId w:val="24"/>
      </w:numPr>
      <w:spacing w:before="0" w:after="200"/>
    </w:pPr>
    <w:rPr>
      <w:rFonts w:ascii="Garamond" w:hAnsi="Garamond" w:eastAsia="Calibri" w:cs="Times New Roman"/>
      <w:szCs w:val="22"/>
    </w:rPr>
  </w:style>
  <w:style w:type="paragraph" w:styleId="LWHead1" w:customStyle="1">
    <w:name w:val="~LW Head 1"/>
    <w:basedOn w:val="Normal"/>
    <w:rsid w:val="00990A96"/>
    <w:pPr>
      <w:keepNext/>
      <w:numPr>
        <w:numId w:val="24"/>
      </w:numPr>
      <w:spacing w:before="360" w:after="240"/>
    </w:pPr>
    <w:rPr>
      <w:rFonts w:ascii="Garamond" w:hAnsi="Garamond" w:cs="Times New Roman"/>
      <w:b/>
      <w:bCs/>
      <w:caps/>
    </w:rPr>
  </w:style>
  <w:style w:type="character" w:styleId="StyleLWHead3Before6ptAfter6pt2Char1" w:customStyle="1">
    <w:name w:val="Style ~LW Head 3 + Before:  6 pt After:  6 pt2 Char1"/>
    <w:link w:val="StyleLWHead3Before6ptAfter6pt2"/>
    <w:uiPriority w:val="99"/>
    <w:locked/>
    <w:rsid w:val="00990A96"/>
    <w:rPr>
      <w:rFonts w:ascii="Garamond" w:hAnsi="Garamond" w:cs="Times New Roman"/>
    </w:rPr>
  </w:style>
  <w:style w:type="paragraph" w:styleId="StyleLWHead3Before6ptAfter6pt2" w:customStyle="1">
    <w:name w:val="Style ~LW Head 3 + Before:  6 pt After:  6 pt2"/>
    <w:basedOn w:val="Normal"/>
    <w:link w:val="StyleLWHead3Before6ptAfter6pt2Char1"/>
    <w:uiPriority w:val="99"/>
    <w:rsid w:val="00990A96"/>
    <w:pPr>
      <w:numPr>
        <w:ilvl w:val="2"/>
        <w:numId w:val="24"/>
      </w:numPr>
      <w:spacing w:before="0" w:after="200"/>
    </w:pPr>
    <w:rPr>
      <w:rFonts w:ascii="Garamond" w:hAnsi="Garamond" w:cs="Times New Roman"/>
    </w:rPr>
  </w:style>
  <w:style w:type="character" w:styleId="LWHead2CharChar" w:customStyle="1">
    <w:name w:val="~LW Head 2 Char Char"/>
    <w:link w:val="LWHead2"/>
    <w:locked/>
    <w:rsid w:val="00990A96"/>
    <w:rPr>
      <w:rFonts w:ascii="Garamond" w:hAnsi="Garamond" w:cs="Times New Roman"/>
    </w:rPr>
  </w:style>
  <w:style w:type="paragraph" w:styleId="LWHead2" w:customStyle="1">
    <w:name w:val="~LW Head 2"/>
    <w:basedOn w:val="Normal"/>
    <w:link w:val="LWHead2CharChar"/>
    <w:rsid w:val="00990A96"/>
    <w:pPr>
      <w:numPr>
        <w:ilvl w:val="1"/>
        <w:numId w:val="24"/>
      </w:numPr>
      <w:spacing w:before="0" w:after="200"/>
    </w:pPr>
    <w:rPr>
      <w:rFonts w:ascii="Garamond" w:hAnsi="Garamond" w:cs="Times New Roman"/>
    </w:rPr>
  </w:style>
  <w:style w:type="paragraph" w:styleId="LWHead5" w:customStyle="1">
    <w:name w:val="~LW Head 5"/>
    <w:basedOn w:val="Normal"/>
    <w:rsid w:val="00990A96"/>
    <w:pPr>
      <w:numPr>
        <w:ilvl w:val="4"/>
        <w:numId w:val="24"/>
      </w:numPr>
      <w:spacing w:before="0" w:after="120"/>
    </w:pPr>
    <w:rPr>
      <w:rFonts w:ascii="Garamond" w:hAnsi="Garamond" w:eastAsia="Calibri" w:cs="Times New Roman"/>
      <w:szCs w:val="22"/>
    </w:rPr>
  </w:style>
  <w:style w:type="paragraph" w:styleId="Cog-body" w:customStyle="1">
    <w:name w:val="Cog-body"/>
    <w:aliases w:val="cb,Cog-boby"/>
    <w:basedOn w:val="Normal"/>
    <w:link w:val="Cog-bodyChar1"/>
    <w:rsid w:val="00771B80"/>
    <w:pPr>
      <w:spacing w:before="60" w:after="60" w:line="260" w:lineRule="atLeast"/>
    </w:pPr>
    <w:rPr>
      <w:rFonts w:cs="Times New Roman"/>
      <w:color w:val="000000"/>
      <w:szCs w:val="22"/>
    </w:rPr>
  </w:style>
  <w:style w:type="paragraph" w:styleId="KRWSBodyText" w:customStyle="1">
    <w:name w:val="KRWS Body Text"/>
    <w:basedOn w:val="Normal"/>
    <w:rsid w:val="00771B80"/>
    <w:pPr>
      <w:spacing w:before="0"/>
      <w:ind w:left="1260"/>
      <w:jc w:val="left"/>
    </w:pPr>
    <w:rPr>
      <w:rFonts w:cs="Times New Roman"/>
    </w:rPr>
  </w:style>
  <w:style w:type="character" w:styleId="Cog-bodyChar1" w:customStyle="1">
    <w:name w:val="Cog-body Char1"/>
    <w:aliases w:val="cb Char"/>
    <w:link w:val="Cog-body"/>
    <w:locked/>
    <w:rsid w:val="00771B80"/>
    <w:rPr>
      <w:rFonts w:ascii="Arial" w:hAnsi="Arial"/>
      <w:color w:val="000000"/>
      <w:szCs w:val="22"/>
    </w:rPr>
  </w:style>
  <w:style w:type="paragraph" w:styleId="Revision">
    <w:name w:val="Revision"/>
    <w:hidden/>
    <w:uiPriority w:val="99"/>
    <w:semiHidden/>
    <w:rsid w:val="00984FCD"/>
    <w:rPr>
      <w:sz w:val="22"/>
      <w:szCs w:val="18"/>
    </w:rPr>
  </w:style>
  <w:style w:type="paragraph" w:styleId="BlockText">
    <w:name w:val="Block Text"/>
    <w:aliases w:val="Block Text Char1,Block Text Char Char,Block Text Char1 Char,Block Text Char Char Char"/>
    <w:basedOn w:val="Normal"/>
    <w:link w:val="BlockTextChar"/>
    <w:locked/>
    <w:rsid w:val="00200069"/>
    <w:pPr>
      <w:spacing w:before="0"/>
      <w:jc w:val="left"/>
    </w:pPr>
    <w:rPr>
      <w:rFonts w:cs="Times New Roman"/>
      <w:sz w:val="24"/>
    </w:rPr>
  </w:style>
  <w:style w:type="paragraph" w:styleId="TableText0" w:customStyle="1">
    <w:name w:val="Table Text"/>
    <w:basedOn w:val="Normal"/>
    <w:rsid w:val="00200069"/>
    <w:pPr>
      <w:spacing w:before="0"/>
      <w:jc w:val="left"/>
    </w:pPr>
    <w:rPr>
      <w:rFonts w:cs="Times New Roman"/>
      <w:sz w:val="24"/>
    </w:rPr>
  </w:style>
  <w:style w:type="character" w:styleId="BlockTextChar" w:customStyle="1">
    <w:name w:val="Block Text Char"/>
    <w:aliases w:val="Block Text Char1 Char1,Block Text Char Char Char1,Block Text Char1 Char Char,Block Text Char Char Char Char"/>
    <w:link w:val="BlockText"/>
    <w:rsid w:val="00200069"/>
    <w:rPr>
      <w:sz w:val="24"/>
    </w:rPr>
  </w:style>
  <w:style w:type="paragraph" w:styleId="NoSpacing">
    <w:name w:val="No Spacing"/>
    <w:basedOn w:val="Normal"/>
    <w:uiPriority w:val="1"/>
    <w:qFormat/>
    <w:rsid w:val="003212B8"/>
    <w:pPr>
      <w:spacing w:before="0"/>
      <w:jc w:val="left"/>
    </w:pPr>
    <w:rPr>
      <w:rFonts w:ascii="Calibri" w:hAnsi="Calibri" w:eastAsia="Calibri" w:cs="Times New Roman"/>
      <w:szCs w:val="22"/>
    </w:rPr>
  </w:style>
  <w:style w:type="paragraph" w:styleId="Bullet1" w:customStyle="1">
    <w:name w:val="Bullet 1"/>
    <w:basedOn w:val="Normal"/>
    <w:rsid w:val="001E168F"/>
    <w:pPr>
      <w:numPr>
        <w:numId w:val="25"/>
      </w:numPr>
      <w:spacing w:before="0"/>
      <w:jc w:val="left"/>
    </w:pPr>
    <w:rPr>
      <w:rFonts w:cs="Times New Roman"/>
      <w:snapToGrid w:val="0"/>
      <w:color w:val="000000"/>
      <w:sz w:val="24"/>
    </w:rPr>
  </w:style>
  <w:style w:type="paragraph" w:styleId="text1" w:customStyle="1">
    <w:name w:val="text1"/>
    <w:basedOn w:val="Normal"/>
    <w:link w:val="text1Char"/>
    <w:autoRedefine/>
    <w:rsid w:val="00C43C82"/>
    <w:pPr>
      <w:spacing w:before="240" w:after="120"/>
      <w:jc w:val="left"/>
    </w:pPr>
    <w:rPr>
      <w:rFonts w:cs="Times New Roman"/>
      <w:noProof/>
    </w:rPr>
  </w:style>
  <w:style w:type="character" w:styleId="text1Char" w:customStyle="1">
    <w:name w:val="text1 Char"/>
    <w:link w:val="text1"/>
    <w:rsid w:val="00C43C82"/>
    <w:rPr>
      <w:rFonts w:cs="Times New Roman"/>
      <w:noProof/>
    </w:rPr>
  </w:style>
  <w:style w:type="paragraph" w:styleId="bullet11" w:customStyle="1">
    <w:name w:val="bullet1"/>
    <w:basedOn w:val="Normal"/>
    <w:rsid w:val="00B1162D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styleId="bullettable2" w:customStyle="1">
    <w:name w:val="bullet table2"/>
    <w:basedOn w:val="Normal"/>
    <w:rsid w:val="0068211A"/>
    <w:pPr>
      <w:tabs>
        <w:tab w:val="num" w:pos="2880"/>
      </w:tabs>
      <w:spacing w:before="0"/>
      <w:ind w:left="2664" w:hanging="144"/>
      <w:jc w:val="left"/>
    </w:pPr>
    <w:rPr>
      <w:rFonts w:cs="Times New Roman"/>
    </w:rPr>
  </w:style>
  <w:style w:type="character" w:styleId="Heading4Char" w:customStyle="1">
    <w:name w:val="Heading 4 Char"/>
    <w:aliases w:val="ToolsHeading 4 Char,bullet Char,bl Char,bb Char,H4 Char,h4 Char,4 Char,I4 Char,l4 Char,list 4 Char,mh1l Char,Module heading 1 large (18 points) Char,Head 4 Char"/>
    <w:link w:val="Heading4"/>
    <w:rsid w:val="005A1579"/>
    <w:rPr>
      <w:rFonts w:ascii="Arial" w:hAnsi="Arial"/>
      <w:b/>
      <w:noProof/>
      <w:color w:val="000000"/>
      <w:sz w:val="28"/>
    </w:rPr>
  </w:style>
  <w:style w:type="character" w:styleId="Heading3Char" w:customStyle="1">
    <w:name w:val="Heading 3 Char"/>
    <w:aliases w:val="ToolsHeading 3 Char,H3 Char,h3 Char,Heading VU 3 Char,3 Char,l3 Char,list 3 Char,Head 3 Char,Bold Head Char,bh Char,H31 Char,H32 Char,H33 Char"/>
    <w:link w:val="Heading3"/>
    <w:rsid w:val="00D27947"/>
    <w:rPr>
      <w:rFonts w:ascii="Arial Bold" w:hAnsi="Arial Bold"/>
      <w:b/>
      <w:noProof/>
      <w:sz w:val="24"/>
    </w:rPr>
  </w:style>
  <w:style w:type="paragraph" w:styleId="Caption">
    <w:name w:val="caption"/>
    <w:basedOn w:val="Normal"/>
    <w:next w:val="Normal"/>
    <w:unhideWhenUsed/>
    <w:qFormat/>
    <w:locked/>
    <w:rsid w:val="00D25DE9"/>
    <w:pPr>
      <w:spacing w:before="0" w:after="200"/>
    </w:pPr>
    <w:rPr>
      <w:b/>
      <w:bCs/>
      <w:color w:val="4F81BD"/>
      <w:sz w:val="18"/>
    </w:rPr>
  </w:style>
  <w:style w:type="character" w:styleId="ListParagraphChar" w:customStyle="1">
    <w:name w:val="List Paragraph Char"/>
    <w:link w:val="ListParagraph"/>
    <w:uiPriority w:val="34"/>
    <w:rsid w:val="006C1EDB"/>
    <w:rPr>
      <w:rFonts w:ascii="Cambria" w:hAnsi="Cambria"/>
      <w:sz w:val="24"/>
      <w:szCs w:val="24"/>
    </w:rPr>
  </w:style>
  <w:style w:type="character" w:styleId="StyleHyperlinkAuto" w:customStyle="1">
    <w:name w:val="Style Hyperlink + Auto"/>
    <w:basedOn w:val="Hyperlink"/>
    <w:rsid w:val="008833EB"/>
    <w:rPr>
      <w:rFonts w:ascii="Arial" w:hAnsi="Arial"/>
      <w:color w:val="0000FF"/>
      <w:sz w:val="20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E08C0"/>
    <w:rPr>
      <w:color w:val="808080"/>
      <w:shd w:val="clear" w:color="auto" w:fill="E6E6E6"/>
    </w:rPr>
  </w:style>
  <w:style w:type="paragraph" w:styleId="TableParagraph" w:customStyle="1">
    <w:name w:val="Table Paragraph"/>
    <w:basedOn w:val="Normal"/>
    <w:uiPriority w:val="1"/>
    <w:qFormat/>
    <w:rsid w:val="004F7FC6"/>
    <w:pPr>
      <w:widowControl w:val="0"/>
      <w:spacing w:before="0"/>
      <w:jc w:val="left"/>
    </w:pPr>
    <w:rPr>
      <w:rFonts w:ascii="Calibri" w:hAnsi="Calibri" w:eastAsia="Calibri" w:cs="Times New Roman"/>
      <w:sz w:val="22"/>
      <w:szCs w:val="22"/>
    </w:rPr>
  </w:style>
  <w:style w:type="paragraph" w:styleId="BulletSquareSolid" w:customStyle="1">
    <w:name w:val="Bullet Square Solid"/>
    <w:basedOn w:val="Normal"/>
    <w:rsid w:val="00CD26DB"/>
    <w:pPr>
      <w:spacing w:before="0" w:after="120"/>
      <w:jc w:val="left"/>
    </w:pPr>
    <w:rPr>
      <w:rFonts w:cs="Times New Roman"/>
      <w:sz w:val="22"/>
    </w:rPr>
  </w:style>
  <w:style w:type="paragraph" w:styleId="AvayaBullet1" w:customStyle="1">
    <w:name w:val="Avaya Bullet 1"/>
    <w:basedOn w:val="AvayaNorm"/>
    <w:link w:val="AvayaBullet1Char"/>
    <w:qFormat/>
    <w:rsid w:val="004021D2"/>
    <w:pPr>
      <w:numPr>
        <w:numId w:val="26"/>
      </w:numPr>
    </w:pPr>
  </w:style>
  <w:style w:type="character" w:styleId="AvayaBullet1Char" w:customStyle="1">
    <w:name w:val="Avaya Bullet 1 Char"/>
    <w:basedOn w:val="AvayaNormCharChar"/>
    <w:link w:val="AvayaBullet1"/>
    <w:rsid w:val="004021D2"/>
    <w:rPr>
      <w:rFonts w:ascii="Verdana" w:hAnsi="Verdana" w:eastAsia="MS Mincho" w:cs="Arial"/>
      <w:color w:val="000080"/>
      <w:sz w:val="22"/>
      <w:szCs w:val="24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6C698F"/>
    <w:rPr>
      <w:color w:val="808080"/>
      <w:shd w:val="clear" w:color="auto" w:fill="E6E6E6"/>
    </w:rPr>
  </w:style>
  <w:style w:type="table" w:styleId="AvayaTableGrid1" w:customStyle="1">
    <w:name w:val="Avaya Table Grid1"/>
    <w:basedOn w:val="TableNormal"/>
    <w:next w:val="TableGrid"/>
    <w:rsid w:val="00496DCF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vayaTableGrid2" w:customStyle="1">
    <w:name w:val="Avaya Table Grid2"/>
    <w:basedOn w:val="TableNormal"/>
    <w:next w:val="TableGrid"/>
    <w:rsid w:val="00D73DEE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vayaTableGrid3" w:customStyle="1">
    <w:name w:val="Avaya Table Grid3"/>
    <w:basedOn w:val="TableNormal"/>
    <w:next w:val="TableGrid"/>
    <w:rsid w:val="00D73DEE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vayaTableGrid4" w:customStyle="1">
    <w:name w:val="Avaya Table Grid4"/>
    <w:basedOn w:val="TableNormal"/>
    <w:next w:val="TableGrid"/>
    <w:uiPriority w:val="99"/>
    <w:rsid w:val="004E2A7D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008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9872">
          <w:marLeft w:val="108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7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2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10223">
                              <w:marLeft w:val="119"/>
                              <w:marRight w:val="13"/>
                              <w:marTop w:val="119"/>
                              <w:marBottom w:val="119"/>
                              <w:divBdr>
                                <w:top w:val="none" w:sz="0" w:space="0" w:color="333366"/>
                                <w:left w:val="none" w:sz="0" w:space="0" w:color="333366"/>
                                <w:bottom w:val="none" w:sz="0" w:space="0" w:color="333366"/>
                                <w:right w:val="none" w:sz="0" w:space="0" w:color="333366"/>
                              </w:divBdr>
                              <w:divsChild>
                                <w:div w:id="145748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993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7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2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672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492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73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7411">
          <w:marLeft w:val="5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00053">
      <w:bodyDiv w:val="1"/>
      <w:marLeft w:val="25"/>
      <w:marRight w:val="2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565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3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90372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930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image" Target="media/image2.png" Id="rId18" /><Relationship Type="http://schemas.openxmlformats.org/officeDocument/2006/relationships/header" Target="header6.xml" Id="rId26" /><Relationship Type="http://schemas.openxmlformats.org/officeDocument/2006/relationships/customXml" Target="../customXml/item3.xml" Id="rId3" /><Relationship Type="http://schemas.openxmlformats.org/officeDocument/2006/relationships/image" Target="media/image5.png" Id="rId21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hyperlink" Target="https://thrivewelltechit.sharepoint.com/:x:/s/DataTeam-Main/EWkeeeLE0D9OkeSM1pTv5-0B_kpYtnKJZMQv_JvJ_9EXMA?e=ZgedxS" TargetMode="External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hyperlink" Target="https://thrivewelltechit.sharepoint.com/:x:/s/DataTeam-Main/EVnR5Q_SU-VJhtZijvpIjlIBCN0GTefbVF0erw_r5rLIhA?e=kuBjm4" TargetMode="External" Id="rId16" /><Relationship Type="http://schemas.openxmlformats.org/officeDocument/2006/relationships/image" Target="media/image4.png" Id="rId20" /><Relationship Type="http://schemas.microsoft.com/office/2020/10/relationships/intelligence" Target="intelligence2.xml" Id="rId29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header" Target="header5.xml" Id="rId24" /><Relationship Type="http://schemas.openxmlformats.org/officeDocument/2006/relationships/customXml" Target="../customXml/item5.xml" Id="rId5" /><Relationship Type="http://schemas.openxmlformats.org/officeDocument/2006/relationships/hyperlink" Target="https://thrivewelltechit.sharepoint.com/:x:/s/DataTeam-Main/EefQWWGZmlVGuF7op3TAcPcB9n0NJOtw1C3ywwRSNggTDQ?e=tU8Nq6" TargetMode="External" Id="rId15" /><Relationship Type="http://schemas.openxmlformats.org/officeDocument/2006/relationships/header" Target="header4.xml" Id="rId23" /><Relationship Type="http://schemas.openxmlformats.org/officeDocument/2006/relationships/theme" Target="theme/theme1.xml" Id="rId28" /><Relationship Type="http://schemas.openxmlformats.org/officeDocument/2006/relationships/footnotes" Target="footnotes.xml" Id="rId10" /><Relationship Type="http://schemas.openxmlformats.org/officeDocument/2006/relationships/image" Target="media/image3.png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3.xml" Id="rId14" /><Relationship Type="http://schemas.openxmlformats.org/officeDocument/2006/relationships/hyperlink" Target="https://asburycomm.us.qlikcloud.com/sense/app/a5184ae1-48ec-491a-9bda-1c4711ee7665/sheet/c0c5eb6d-f20a-4e96-a284-d598c4d90c42/state/analysis" TargetMode="External" Id="rId22" /><Relationship Type="http://schemas.openxmlformats.org/officeDocument/2006/relationships/fontTable" Target="fontTable.xml" Id="rId27" /><Relationship Type="http://schemas.openxmlformats.org/officeDocument/2006/relationships/comments" Target="comments.xml" Id="Rf24f30205c7844dc" /><Relationship Type="http://schemas.microsoft.com/office/2011/relationships/people" Target="people.xml" Id="R2429602acedd4803" /><Relationship Type="http://schemas.microsoft.com/office/2011/relationships/commentsExtended" Target="commentsExtended.xml" Id="R606fc68f7cfe4b1f" /><Relationship Type="http://schemas.microsoft.com/office/2016/09/relationships/commentsIds" Target="commentsIds.xml" Id="Rbd89f03e912b4425" /><Relationship Type="http://schemas.microsoft.com/office/2018/08/relationships/commentsExtensible" Target="commentsExtensible.xml" Id="R79214af7b9464746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strong\Application%20Data\Microsoft\Templates\Avaya%20Proposal%20Wizard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9A42051458AB4A8830FCC61D92DD76" ma:contentTypeVersion="12" ma:contentTypeDescription="Create a new document." ma:contentTypeScope="" ma:versionID="99c42de50ead9519bc0431befaec796a">
  <xsd:schema xmlns:xsd="http://www.w3.org/2001/XMLSchema" xmlns:xs="http://www.w3.org/2001/XMLSchema" xmlns:p="http://schemas.microsoft.com/office/2006/metadata/properties" xmlns:ns2="c156e162-41e0-4853-93e3-1d3569948192" xmlns:ns3="a199af49-45bf-4259-9b04-b40e59b431ff" targetNamespace="http://schemas.microsoft.com/office/2006/metadata/properties" ma:root="true" ma:fieldsID="0961ac96fd7fca26db466229a93dd993" ns2:_="" ns3:_="">
    <xsd:import namespace="c156e162-41e0-4853-93e3-1d3569948192"/>
    <xsd:import namespace="a199af49-45bf-4259-9b04-b40e59b431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6e162-41e0-4853-93e3-1d356994819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a137d44-08a0-4c94-b22a-e9571b6861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9af49-45bf-4259-9b04-b40e59b431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1bebbb4-1dd0-42dd-89a0-71faf9f5d645}" ma:internalName="TaxCatchAll" ma:showField="CatchAllData" ma:web="a199af49-45bf-4259-9b04-b40e59b431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lcf76f155ced4ddcb4097134ff3c332f xmlns="c156e162-41e0-4853-93e3-1d3569948192">
      <Terms xmlns="http://schemas.microsoft.com/office/infopath/2007/PartnerControls"/>
    </lcf76f155ced4ddcb4097134ff3c332f>
    <TaxCatchAll xmlns="a199af49-45bf-4259-9b04-b40e59b431ff" xsi:nil="true"/>
  </documentManagement>
</p:properties>
</file>

<file path=customXml/itemProps1.xml><?xml version="1.0" encoding="utf-8"?>
<ds:datastoreItem xmlns:ds="http://schemas.openxmlformats.org/officeDocument/2006/customXml" ds:itemID="{467D7A5D-7413-4AD9-B680-0777B85915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56e162-41e0-4853-93e3-1d3569948192"/>
    <ds:schemaRef ds:uri="a199af49-45bf-4259-9b04-b40e59b431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D7EF67-65D4-442B-B8CC-5CF06ECBFA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379384-9590-4C9D-BF8F-D3D2C0A293FB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F4F8C9C2-A092-47A9-AE77-AF54DC00599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8FDD3F5-E452-43A6-A56C-DD9469BAF859}">
  <ds:schemaRefs>
    <ds:schemaRef ds:uri="http://schemas.microsoft.com/office/2006/metadata/properties"/>
    <ds:schemaRef ds:uri="c156e162-41e0-4853-93e3-1d3569948192"/>
    <ds:schemaRef ds:uri="http://schemas.microsoft.com/office/infopath/2007/PartnerControls"/>
    <ds:schemaRef ds:uri="a199af49-45bf-4259-9b04-b40e59b431f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Avaya Proposal Wizard Template.dot</ap:Template>
  <ap:Application>Microsoft Word for the web</ap:Application>
  <ap:DocSecurity>4</ap:DocSecurity>
  <ap:ScaleCrop>false</ap:ScaleCrop>
  <ap:Manager>timothow@avaya.com</ap:Manager>
  <ap:Company>Avaya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Ops Guide Template - v</dc:title>
  <dc:subject/>
  <dc:creator/>
  <keywords/>
  <dc:description/>
  <lastModifiedBy>Lohith N</lastModifiedBy>
  <revision>163</revision>
  <lastPrinted>2020-01-03T03:42:00.0000000Z</lastPrinted>
  <dcterms:created xsi:type="dcterms:W3CDTF">2025-04-01T22:17:00.0000000Z</dcterms:created>
  <dcterms:modified xsi:type="dcterms:W3CDTF">2025-07-30T13:28:01.4407996Z</dcterms:modified>
  <category>Tools/Template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 Title">
    <vt:lpwstr/>
  </property>
  <property fmtid="{D5CDD505-2E9C-101B-9397-08002B2CF9AE}" pid="3" name="_Prod Category">
    <vt:lpwstr/>
  </property>
  <property fmtid="{D5CDD505-2E9C-101B-9397-08002B2CF9AE}" pid="4" name="_Prod Sub-Category">
    <vt:lpwstr/>
  </property>
  <property fmtid="{D5CDD505-2E9C-101B-9397-08002B2CF9AE}" pid="5" name="_Prod Release #">
    <vt:lpwstr/>
  </property>
  <property fmtid="{D5CDD505-2E9C-101B-9397-08002B2CF9AE}" pid="6" name="_Author">
    <vt:lpwstr/>
  </property>
  <property fmtid="{D5CDD505-2E9C-101B-9397-08002B2CF9AE}" pid="7" name="_Search Words">
    <vt:lpwstr/>
  </property>
  <property fmtid="{D5CDD505-2E9C-101B-9397-08002B2CF9AE}" pid="8" name="_Author Abstract">
    <vt:lpwstr/>
  </property>
  <property fmtid="{D5CDD505-2E9C-101B-9397-08002B2CF9AE}" pid="9" name="_Marcom_Prod Mgr Review">
    <vt:lpwstr/>
  </property>
  <property fmtid="{D5CDD505-2E9C-101B-9397-08002B2CF9AE}" pid="10" name="_Clean_Format">
    <vt:lpwstr/>
  </property>
  <property fmtid="{D5CDD505-2E9C-101B-9397-08002B2CF9AE}" pid="11" name="_Doc Review Date">
    <vt:filetime>9999-09-09T07:00:00Z</vt:filetime>
  </property>
  <property fmtid="{D5CDD505-2E9C-101B-9397-08002B2CF9AE}" pid="12" name="_Posted to Forum">
    <vt:filetime>9999-09-09T07:00:00Z</vt:filetime>
  </property>
  <property fmtid="{D5CDD505-2E9C-101B-9397-08002B2CF9AE}" pid="13" name="_Posted to BPWS">
    <vt:filetime>9999-09-09T07:00:00Z</vt:filetime>
  </property>
  <property fmtid="{D5CDD505-2E9C-101B-9397-08002B2CF9AE}" pid="14" name="_Posted to Backup Library">
    <vt:filetime>9999-09-09T07:00:00Z</vt:filetime>
  </property>
  <property fmtid="{D5CDD505-2E9C-101B-9397-08002B2CF9AE}" pid="15" name="_BPWS Y/N">
    <vt:bool>false</vt:bool>
  </property>
  <property fmtid="{D5CDD505-2E9C-101B-9397-08002B2CF9AE}" pid="16" name="_Marcom_Prod Mgr Review Date">
    <vt:filetime>9999-09-09T07:00:00Z</vt:filetime>
  </property>
  <property fmtid="{D5CDD505-2E9C-101B-9397-08002B2CF9AE}" pid="17" name="_Edit Name">
    <vt:lpwstr/>
  </property>
  <property fmtid="{D5CDD505-2E9C-101B-9397-08002B2CF9AE}" pid="18" name="_Edit Date">
    <vt:filetime>9999-09-09T07:00:00Z</vt:filetime>
  </property>
  <property fmtid="{D5CDD505-2E9C-101B-9397-08002B2CF9AE}" pid="19" name="_Legal Review Name">
    <vt:lpwstr/>
  </property>
  <property fmtid="{D5CDD505-2E9C-101B-9397-08002B2CF9AE}" pid="20" name="_Legal Review Date">
    <vt:filetime>9999-09-09T07:00:00Z</vt:filetime>
  </property>
  <property fmtid="{D5CDD505-2E9C-101B-9397-08002B2CF9AE}" pid="21" name="_Replace File">
    <vt:lpwstr/>
  </property>
  <property fmtid="{D5CDD505-2E9C-101B-9397-08002B2CF9AE}" pid="22" name="_Clean_Format Date">
    <vt:filetime>9999-09-09T07:00:00Z</vt:filetime>
  </property>
  <property fmtid="{D5CDD505-2E9C-101B-9397-08002B2CF9AE}" pid="23" name="_Doc Review">
    <vt:lpwstr/>
  </property>
  <property fmtid="{D5CDD505-2E9C-101B-9397-08002B2CF9AE}" pid="24" name="_Posted to Forum By">
    <vt:lpwstr/>
  </property>
  <property fmtid="{D5CDD505-2E9C-101B-9397-08002B2CF9AE}" pid="25" name="_Posted to BPWS By">
    <vt:lpwstr/>
  </property>
  <property fmtid="{D5CDD505-2E9C-101B-9397-08002B2CF9AE}" pid="26" name="_Posted to Backup Library By">
    <vt:lpwstr/>
  </property>
  <property fmtid="{D5CDD505-2E9C-101B-9397-08002B2CF9AE}" pid="27" name="_Posted to Siebel By">
    <vt:lpwstr> </vt:lpwstr>
  </property>
  <property fmtid="{D5CDD505-2E9C-101B-9397-08002B2CF9AE}" pid="28" name="_Posted to Siebel Date">
    <vt:filetime>9999-09-09T07:00:00Z</vt:filetime>
  </property>
  <property fmtid="{D5CDD505-2E9C-101B-9397-08002B2CF9AE}" pid="29" name="Date Saved">
    <vt:lpwstr>2010-01-05T21:00:00Z</vt:lpwstr>
  </property>
  <property fmtid="{D5CDD505-2E9C-101B-9397-08002B2CF9AE}" pid="30" name="ContentType">
    <vt:lpwstr>Document</vt:lpwstr>
  </property>
  <property fmtid="{D5CDD505-2E9C-101B-9397-08002B2CF9AE}" pid="31" name="ContentTypeId">
    <vt:lpwstr>0x010100B19A42051458AB4A8830FCC61D92DD76</vt:lpwstr>
  </property>
  <property fmtid="{D5CDD505-2E9C-101B-9397-08002B2CF9AE}" pid="32" name="_dlc_DocIdItemGuid">
    <vt:lpwstr>d59cf32f-34d9-4ceb-8b2a-25fab3105c82</vt:lpwstr>
  </property>
  <property fmtid="{D5CDD505-2E9C-101B-9397-08002B2CF9AE}" pid="33" name="MSIP_Label_defa4170-0d19-0005-0004-bc88714345d2_Enabled">
    <vt:lpwstr>true</vt:lpwstr>
  </property>
  <property fmtid="{D5CDD505-2E9C-101B-9397-08002B2CF9AE}" pid="34" name="MSIP_Label_defa4170-0d19-0005-0004-bc88714345d2_SetDate">
    <vt:lpwstr>2025-03-31T06:45:16Z</vt:lpwstr>
  </property>
  <property fmtid="{D5CDD505-2E9C-101B-9397-08002B2CF9AE}" pid="35" name="MSIP_Label_defa4170-0d19-0005-0004-bc88714345d2_Method">
    <vt:lpwstr>Standard</vt:lpwstr>
  </property>
  <property fmtid="{D5CDD505-2E9C-101B-9397-08002B2CF9AE}" pid="36" name="MSIP_Label_defa4170-0d19-0005-0004-bc88714345d2_Name">
    <vt:lpwstr>defa4170-0d19-0005-0004-bc88714345d2</vt:lpwstr>
  </property>
  <property fmtid="{D5CDD505-2E9C-101B-9397-08002B2CF9AE}" pid="37" name="MSIP_Label_defa4170-0d19-0005-0004-bc88714345d2_SiteId">
    <vt:lpwstr>60893507-d7fd-45ec-a195-db49ea3c7e51</vt:lpwstr>
  </property>
  <property fmtid="{D5CDD505-2E9C-101B-9397-08002B2CF9AE}" pid="38" name="MSIP_Label_defa4170-0d19-0005-0004-bc88714345d2_ActionId">
    <vt:lpwstr>7e4e680f-f5b0-4889-a9d0-6d51afe318ae</vt:lpwstr>
  </property>
  <property fmtid="{D5CDD505-2E9C-101B-9397-08002B2CF9AE}" pid="39" name="MSIP_Label_defa4170-0d19-0005-0004-bc88714345d2_ContentBits">
    <vt:lpwstr>0</vt:lpwstr>
  </property>
  <property fmtid="{D5CDD505-2E9C-101B-9397-08002B2CF9AE}" pid="40" name="MSIP_Label_defa4170-0d19-0005-0004-bc88714345d2_Tag">
    <vt:lpwstr>10, 3, 0, 1</vt:lpwstr>
  </property>
  <property fmtid="{D5CDD505-2E9C-101B-9397-08002B2CF9AE}" pid="41" name="MediaServiceImageTags">
    <vt:lpwstr/>
  </property>
</Properties>
</file>